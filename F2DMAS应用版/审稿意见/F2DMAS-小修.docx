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C814" w14:textId="77777777" w:rsidR="00E5724D" w:rsidRDefault="00E5724D" w:rsidP="00670817">
      <w:pPr>
        <w:pStyle w:val="Els-Author"/>
        <w:spacing w:line="480" w:lineRule="auto"/>
        <w:jc w:val="left"/>
        <w:rPr>
          <w:noProof w:val="0"/>
          <w:sz w:val="34"/>
          <w:lang w:eastAsia="zh-CN"/>
        </w:rPr>
      </w:pPr>
      <w:r w:rsidRPr="00E5724D">
        <w:rPr>
          <w:noProof w:val="0"/>
          <w:sz w:val="34"/>
        </w:rPr>
        <w:t>F2DMAS: A Smartphone Video-Based 3D Phenotyping Workflow for Potted Plants in Complex Backgrounds</w:t>
      </w:r>
    </w:p>
    <w:p w14:paraId="42CC9F14" w14:textId="366B1FB2" w:rsidR="009541DB" w:rsidRPr="009541DB" w:rsidRDefault="009541DB" w:rsidP="00670817">
      <w:pPr>
        <w:pStyle w:val="Els-Author"/>
        <w:spacing w:line="480" w:lineRule="auto"/>
        <w:jc w:val="left"/>
      </w:pPr>
      <w:r w:rsidRPr="009541DB">
        <w:t>Jian Fang</w:t>
      </w:r>
      <w:r w:rsidR="00BB5A8F" w:rsidRPr="00BB5A8F">
        <w:rPr>
          <w:vertAlign w:val="superscript"/>
          <w:lang w:eastAsia="zh-CN"/>
        </w:rPr>
        <w:t xml:space="preserve"> </w:t>
      </w:r>
      <w:r w:rsidR="00246516">
        <w:rPr>
          <w:rFonts w:hint="eastAsia"/>
          <w:vertAlign w:val="superscript"/>
          <w:lang w:eastAsia="zh-CN"/>
        </w:rPr>
        <w:t>a,</w:t>
      </w:r>
      <w:r w:rsidR="00BB5A8F" w:rsidRPr="009541DB">
        <w:rPr>
          <w:vertAlign w:val="superscript"/>
          <w:lang w:eastAsia="zh-CN"/>
        </w:rPr>
        <w:t>b</w:t>
      </w:r>
      <w:r w:rsidR="00246516">
        <w:rPr>
          <w:rFonts w:hint="eastAsia"/>
          <w:vertAlign w:val="superscript"/>
          <w:lang w:eastAsia="zh-CN"/>
        </w:rPr>
        <w:t>,c,d</w:t>
      </w:r>
      <w:r w:rsidRPr="009541DB">
        <w:t xml:space="preserve">, Nengfu </w:t>
      </w:r>
      <w:bookmarkStart w:id="0" w:name="OLE_LINK4"/>
      <w:r w:rsidRPr="009541DB">
        <w:t>Xie</w:t>
      </w:r>
      <w:bookmarkStart w:id="1" w:name="OLE_LINK2"/>
      <w:bookmarkEnd w:id="0"/>
      <w:r w:rsidR="00BB5A8F" w:rsidRPr="00BB5A8F">
        <w:rPr>
          <w:rFonts w:hint="eastAsia"/>
          <w:vertAlign w:val="superscript"/>
          <w:lang w:eastAsia="zh-CN"/>
        </w:rPr>
        <w:t>a,c,d</w:t>
      </w:r>
      <w:bookmarkEnd w:id="1"/>
      <w:r w:rsidR="00BB5A8F" w:rsidRPr="00BB5A8F">
        <w:rPr>
          <w:rFonts w:hint="eastAsia"/>
          <w:vertAlign w:val="superscript"/>
          <w:lang w:eastAsia="zh-CN"/>
        </w:rPr>
        <w:t>,</w:t>
      </w:r>
      <w:r w:rsidRPr="00BB5A8F">
        <w:rPr>
          <w:vertAlign w:val="superscript"/>
        </w:rPr>
        <w:t>*</w:t>
      </w:r>
      <w:r w:rsidRPr="009541DB">
        <w:t>, Yane Duan</w:t>
      </w:r>
      <w:r w:rsidR="00BB5A8F" w:rsidRPr="00BB5A8F">
        <w:rPr>
          <w:rFonts w:hint="eastAsia"/>
          <w:vertAlign w:val="superscript"/>
          <w:lang w:eastAsia="zh-CN"/>
        </w:rPr>
        <w:t>b,*</w:t>
      </w:r>
      <w:r w:rsidRPr="009541DB">
        <w:t>,Jing</w:t>
      </w:r>
      <w:r w:rsidR="003074D2">
        <w:rPr>
          <w:rFonts w:hint="eastAsia"/>
          <w:lang w:eastAsia="zh-CN"/>
        </w:rPr>
        <w:t>c</w:t>
      </w:r>
      <w:r w:rsidRPr="009541DB">
        <w:t>hao Fan</w:t>
      </w:r>
      <w:r w:rsidR="00BB5A8F" w:rsidRPr="00BB5A8F">
        <w:rPr>
          <w:rFonts w:hint="eastAsia"/>
          <w:vertAlign w:val="superscript"/>
          <w:lang w:eastAsia="zh-CN"/>
        </w:rPr>
        <w:t>a,c,d</w:t>
      </w:r>
      <w:r w:rsidRPr="009541DB">
        <w:t>, Xiaoli Wang</w:t>
      </w:r>
      <w:r w:rsidR="00BB5A8F" w:rsidRPr="00BB5A8F">
        <w:rPr>
          <w:rFonts w:hint="eastAsia"/>
          <w:vertAlign w:val="superscript"/>
          <w:lang w:eastAsia="zh-CN"/>
        </w:rPr>
        <w:t>a,c,d</w:t>
      </w:r>
      <w:r w:rsidRPr="009541DB">
        <w:t>, Hailong Liu</w:t>
      </w:r>
      <w:r w:rsidR="00BB5A8F" w:rsidRPr="00BB5A8F">
        <w:rPr>
          <w:rFonts w:hint="eastAsia"/>
          <w:vertAlign w:val="superscript"/>
          <w:lang w:eastAsia="zh-CN"/>
        </w:rPr>
        <w:t>a,c,d</w:t>
      </w:r>
      <w:r w:rsidRPr="009541DB">
        <w:t>, Huoguo Zheng</w:t>
      </w:r>
      <w:bookmarkStart w:id="2" w:name="OLE_LINK3"/>
      <w:r w:rsidR="00BB5A8F" w:rsidRPr="00BB5A8F">
        <w:rPr>
          <w:rFonts w:hint="eastAsia"/>
          <w:vertAlign w:val="superscript"/>
          <w:lang w:eastAsia="zh-CN"/>
        </w:rPr>
        <w:t>a,c,d</w:t>
      </w:r>
      <w:bookmarkEnd w:id="2"/>
      <w:r w:rsidRPr="009541DB">
        <w:t>,Hao Wu</w:t>
      </w:r>
      <w:r w:rsidR="00246516" w:rsidRPr="00BB5A8F">
        <w:rPr>
          <w:rFonts w:hint="eastAsia"/>
          <w:vertAlign w:val="superscript"/>
          <w:lang w:eastAsia="zh-CN"/>
        </w:rPr>
        <w:t>a,c,d</w:t>
      </w:r>
      <w:r w:rsidRPr="009541DB">
        <w:t>, Zhibo Meng</w:t>
      </w:r>
      <w:r w:rsidR="00246516" w:rsidRPr="00BB5A8F">
        <w:rPr>
          <w:rFonts w:hint="eastAsia"/>
          <w:vertAlign w:val="superscript"/>
          <w:lang w:eastAsia="zh-CN"/>
        </w:rPr>
        <w:t>a,c,d</w:t>
      </w:r>
      <w:r w:rsidRPr="009541DB">
        <w:t>, Xin Wang</w:t>
      </w:r>
      <w:r w:rsidR="00246516" w:rsidRPr="00246516">
        <w:rPr>
          <w:vertAlign w:val="superscript"/>
          <w:lang w:val="en-GB" w:eastAsia="zh-CN"/>
        </w:rPr>
        <w:t>a,c,d</w:t>
      </w:r>
      <w:r w:rsidRPr="009541DB">
        <w:t>,</w:t>
      </w:r>
      <w:r w:rsidR="008A595F">
        <w:rPr>
          <w:rFonts w:hint="eastAsia"/>
          <w:lang w:eastAsia="zh-CN"/>
        </w:rPr>
        <w:t xml:space="preserve"> </w:t>
      </w:r>
      <w:r w:rsidR="00246516">
        <w:rPr>
          <w:rFonts w:hint="eastAsia"/>
          <w:lang w:eastAsia="zh-CN"/>
        </w:rPr>
        <w:t xml:space="preserve">    </w:t>
      </w:r>
      <w:r w:rsidRPr="009541DB">
        <w:t>Rui Man</w:t>
      </w:r>
      <w:r w:rsidR="00BB5A8F" w:rsidRPr="00BB5A8F">
        <w:rPr>
          <w:rFonts w:hint="eastAsia"/>
          <w:vertAlign w:val="superscript"/>
          <w:lang w:eastAsia="zh-CN"/>
        </w:rPr>
        <w:t>a,c,d</w:t>
      </w:r>
    </w:p>
    <w:p w14:paraId="7AE8FE84" w14:textId="10E893E4" w:rsidR="0029773D" w:rsidRPr="009541DB" w:rsidRDefault="009541DB" w:rsidP="00670817">
      <w:pPr>
        <w:pStyle w:val="Els-Affiliation"/>
        <w:spacing w:line="480" w:lineRule="auto"/>
        <w:jc w:val="left"/>
        <w:rPr>
          <w:vertAlign w:val="superscript"/>
        </w:rPr>
      </w:pPr>
      <w:r w:rsidRPr="009541DB">
        <w:rPr>
          <w:rFonts w:hint="eastAsia"/>
          <w:vertAlign w:val="superscript"/>
          <w:lang w:eastAsia="zh-CN"/>
        </w:rPr>
        <w:t>a</w:t>
      </w:r>
      <w:r>
        <w:rPr>
          <w:rFonts w:hint="eastAsia"/>
          <w:vertAlign w:val="superscript"/>
          <w:lang w:eastAsia="zh-CN"/>
        </w:rPr>
        <w:t xml:space="preserve"> </w:t>
      </w:r>
      <w:r w:rsidRPr="009541DB">
        <w:rPr>
          <w:lang w:eastAsia="zh-CN"/>
        </w:rPr>
        <w:t>Agricultural Information Institute, Chinese Academy of Agricultural Sciences, Beijing</w:t>
      </w:r>
      <w:r>
        <w:rPr>
          <w:rFonts w:hint="eastAsia"/>
          <w:lang w:eastAsia="zh-CN"/>
        </w:rPr>
        <w:t xml:space="preserve"> 100081</w:t>
      </w:r>
      <w:r w:rsidRPr="009541DB">
        <w:rPr>
          <w:lang w:eastAsia="zh-CN"/>
        </w:rPr>
        <w:t>, China</w:t>
      </w:r>
    </w:p>
    <w:p w14:paraId="5A2C65C2" w14:textId="71A5A333" w:rsidR="0029773D" w:rsidRPr="009541DB" w:rsidRDefault="009541DB" w:rsidP="00670817">
      <w:pPr>
        <w:pStyle w:val="Els-Affiliation"/>
        <w:spacing w:line="480" w:lineRule="auto"/>
        <w:jc w:val="left"/>
        <w:rPr>
          <w:vertAlign w:val="superscript"/>
          <w:lang w:eastAsia="zh-CN"/>
        </w:rPr>
      </w:pPr>
      <w:r w:rsidRPr="009541DB">
        <w:rPr>
          <w:vertAlign w:val="superscript"/>
          <w:lang w:eastAsia="zh-CN"/>
        </w:rPr>
        <w:t xml:space="preserve">b </w:t>
      </w:r>
      <w:r w:rsidRPr="009541DB">
        <w:rPr>
          <w:lang w:eastAsia="zh-CN"/>
        </w:rPr>
        <w:t>College of Intelligent Science and Engineering, Beijing University of Agriculture, Beijing 102206, China</w:t>
      </w:r>
    </w:p>
    <w:p w14:paraId="2BD4BE7F" w14:textId="28EED2F0" w:rsidR="009541DB" w:rsidRPr="009541DB" w:rsidRDefault="009541DB" w:rsidP="00670817">
      <w:pPr>
        <w:pStyle w:val="Els-Affiliation"/>
        <w:spacing w:line="480" w:lineRule="auto"/>
        <w:jc w:val="left"/>
        <w:rPr>
          <w:vertAlign w:val="superscript"/>
          <w:lang w:eastAsia="zh-CN"/>
        </w:rPr>
      </w:pPr>
      <w:r>
        <w:rPr>
          <w:rFonts w:hint="eastAsia"/>
          <w:vertAlign w:val="superscript"/>
          <w:lang w:eastAsia="zh-CN"/>
        </w:rPr>
        <w:t xml:space="preserve">c </w:t>
      </w:r>
      <w:r w:rsidRPr="009541DB">
        <w:rPr>
          <w:lang w:eastAsia="zh-CN"/>
        </w:rPr>
        <w:t>National Agricultur</w:t>
      </w:r>
      <w:r w:rsidR="00E96640">
        <w:rPr>
          <w:rFonts w:hint="eastAsia"/>
          <w:lang w:eastAsia="zh-CN"/>
        </w:rPr>
        <w:t>al</w:t>
      </w:r>
      <w:r w:rsidRPr="009541DB">
        <w:rPr>
          <w:lang w:eastAsia="zh-CN"/>
        </w:rPr>
        <w:t xml:space="preserve"> Science Data Center, Beijing</w:t>
      </w:r>
      <w:r w:rsidRPr="009541DB">
        <w:rPr>
          <w:rFonts w:hint="eastAsia"/>
          <w:lang w:eastAsia="zh-CN"/>
        </w:rPr>
        <w:t xml:space="preserve"> 100081</w:t>
      </w:r>
      <w:r w:rsidRPr="009541DB">
        <w:rPr>
          <w:lang w:eastAsia="zh-CN"/>
        </w:rPr>
        <w:t>, China</w:t>
      </w:r>
    </w:p>
    <w:p w14:paraId="3D8B28BB" w14:textId="0E8F7C4A" w:rsidR="009541DB" w:rsidRPr="009541DB" w:rsidRDefault="009541DB" w:rsidP="00670817">
      <w:pPr>
        <w:pStyle w:val="Els-Affiliation"/>
        <w:spacing w:line="480" w:lineRule="auto"/>
        <w:jc w:val="left"/>
        <w:rPr>
          <w:rFonts w:hint="eastAsia"/>
          <w:vertAlign w:val="superscript"/>
          <w:lang w:eastAsia="zh-CN"/>
        </w:rPr>
      </w:pPr>
      <w:r w:rsidRPr="009541DB">
        <w:rPr>
          <w:rFonts w:hint="eastAsia"/>
          <w:vertAlign w:val="superscript"/>
          <w:lang w:eastAsia="zh-CN"/>
        </w:rPr>
        <w:t>d</w:t>
      </w:r>
      <w:r w:rsidRPr="009541DB">
        <w:rPr>
          <w:vertAlign w:val="superscript"/>
          <w:lang w:eastAsia="zh-CN"/>
        </w:rPr>
        <w:t xml:space="preserve"> </w:t>
      </w:r>
      <w:r w:rsidRPr="009541DB">
        <w:rPr>
          <w:lang w:eastAsia="zh-CN"/>
        </w:rPr>
        <w:t>Data Hub, Chinese Agrosystem Long-Term Observation Network, Beijin</w:t>
      </w:r>
      <w:r w:rsidR="008B20FA" w:rsidRPr="009541DB">
        <w:rPr>
          <w:lang w:eastAsia="zh-CN"/>
        </w:rPr>
        <w:t>g</w:t>
      </w:r>
      <w:r w:rsidRPr="009541DB">
        <w:rPr>
          <w:rFonts w:hint="eastAsia"/>
          <w:lang w:eastAsia="zh-CN"/>
        </w:rPr>
        <w:t xml:space="preserve"> 100081</w:t>
      </w:r>
      <w:r w:rsidRPr="009541DB">
        <w:rPr>
          <w:lang w:eastAsia="zh-CN"/>
        </w:rPr>
        <w:t>, China</w:t>
      </w:r>
    </w:p>
    <w:p w14:paraId="7448B9B6" w14:textId="77777777" w:rsidR="0029773D" w:rsidRDefault="0029773D" w:rsidP="00670817">
      <w:pPr>
        <w:pStyle w:val="Els-Abstract-head"/>
        <w:spacing w:line="480" w:lineRule="auto"/>
        <w:rPr>
          <w:lang w:eastAsia="zh-CN"/>
        </w:rPr>
      </w:pPr>
      <w:r>
        <w:t>Abstract</w:t>
      </w:r>
    </w:p>
    <w:p w14:paraId="4537A830" w14:textId="6B4EFA8E" w:rsidR="004E5056" w:rsidRDefault="004E5056" w:rsidP="004E5056">
      <w:pPr>
        <w:pStyle w:val="Els-keywords"/>
        <w:spacing w:line="480" w:lineRule="auto"/>
        <w:rPr>
          <w:lang w:eastAsia="zh-CN"/>
        </w:rPr>
      </w:pPr>
      <w:r>
        <w:t xml:space="preserve">Plant phenotyping requires accurate and repeatable three-dimensional structural information, but practical acquisition conditions in greenhouses, seedling rooms, and indoor pot experiments often include complex backgrounds, handheld motion blur, and thin leaf structures. These factors reduce the robustness of conventional three-dimensional reconstruction methods and limit their use in low-cost and automated phenotyping. To address this problem, this paper proposes F2DMAS, an automated three-dimensional plant phenotyping workflow using consumer-grade smartphone videos. The workflow first converts multi-view RGB videos into image sequences and removes motion-blurred frames through frequency-domain quality filtering. A frequency–spatial plant segmentation module, termed FSAM3, is then introduced to separate plant structures from complex backgrounds without task-specific annotated training data. The segmented image sequences are further reconstructed using 2D Gaussian Splatting, followed by TSDF-based meshing, scale recovery, and virtual measurement for extracting plant height, canopy width, leaf length, and leaf width.Experiments were conducted on 15 plant species under two acquisition scenarios. The proposed workflow achieved stable plant reconstruction under non-ideal background conditions, with PSNR, SSIM, and LPIPS values of 31.09, 0.9711, and 0.0365, respectively. Compared with the baseline reconstruction workflow, F2DMAS substantially reduced the processing time for mesh extraction while improving reconstruction quality. The extracted phenotypic traits showed strong agreement with manual measurements, with R² values ranging from </w:t>
      </w:r>
      <w:del w:id="3" w:author="a88101" w:date="2026-06-09T12:26:00Z" w16du:dateUtc="2026-06-09T04:26:00Z">
        <w:r w:rsidDel="008809DB">
          <w:delText>0.8999</w:delText>
        </w:r>
      </w:del>
      <w:ins w:id="4" w:author="a88101" w:date="2026-06-09T12:26:00Z" w16du:dateUtc="2026-06-09T04:26:00Z">
        <w:r w:rsidR="008809DB">
          <w:rPr>
            <w:rFonts w:hint="eastAsia"/>
            <w:lang w:eastAsia="zh-CN"/>
          </w:rPr>
          <w:t>0.90</w:t>
        </w:r>
      </w:ins>
      <w:r>
        <w:t xml:space="preserve"> to </w:t>
      </w:r>
      <w:del w:id="5" w:author="a88101" w:date="2026-06-09T12:27:00Z" w16du:dateUtc="2026-06-09T04:27:00Z">
        <w:r w:rsidDel="008809DB">
          <w:delText>0.9879</w:delText>
        </w:r>
      </w:del>
      <w:ins w:id="6" w:author="a88101" w:date="2026-06-09T12:27:00Z" w16du:dateUtc="2026-06-09T04:27:00Z">
        <w:r w:rsidR="008809DB">
          <w:rPr>
            <w:rFonts w:hint="eastAsia"/>
            <w:lang w:eastAsia="zh-CN"/>
          </w:rPr>
          <w:t>0.99</w:t>
        </w:r>
      </w:ins>
      <w:r>
        <w:t xml:space="preserve"> and RMSE values ranging from 0.64 to 1.21 cm</w:t>
      </w:r>
      <w:del w:id="7" w:author="a88101" w:date="2026-06-09T13:16:00Z" w16du:dateUtc="2026-06-09T05:16:00Z">
        <w:r w:rsidDel="004D1AC2">
          <w:delText xml:space="preserve">. </w:delText>
        </w:r>
      </w:del>
      <w:ins w:id="8" w:author="a88101" w:date="2026-06-09T13:16:00Z" w16du:dateUtc="2026-06-09T05:16:00Z">
        <w:r w:rsidR="004D1AC2" w:rsidRPr="004D1AC2">
          <w:t>, and MAPE values ranging from 4.50% to 9.73%.</w:t>
        </w:r>
      </w:ins>
      <w:r>
        <w:t xml:space="preserve">These results indicate that F2DMAS can provide an end-to-end workflow from smartphone video acquisition and plant segmentation to three-dimensional reconstruction and phenotypic trait </w:t>
      </w:r>
      <w:r>
        <w:lastRenderedPageBreak/>
        <w:t>extraction. The proposed method offers a practical and deployable solution for greenhouse seedling cultivation, potted plant experiments, and low-cost three-dimensional plant phenotyping.</w:t>
      </w:r>
    </w:p>
    <w:p w14:paraId="1BB821A0" w14:textId="0D605F60" w:rsidR="00D27D8B" w:rsidRDefault="00215A51" w:rsidP="004E5056">
      <w:pPr>
        <w:pStyle w:val="Els-keywords"/>
        <w:spacing w:line="480" w:lineRule="auto"/>
      </w:pPr>
      <w:r w:rsidRPr="00215A51">
        <w:rPr>
          <w:lang w:eastAsia="zh-CN"/>
        </w:rPr>
        <w:t>Keywords: plant phenotyping; three-dimensional reconstruction; smartphone video; 2D Gaussian Splatting; unstructured environment</w:t>
      </w:r>
    </w:p>
    <w:p w14:paraId="7641C46A" w14:textId="044D8F86" w:rsidR="00D27D8B" w:rsidRDefault="00D27D8B" w:rsidP="00670817">
      <w:pPr>
        <w:pStyle w:val="Els-1storder-head"/>
        <w:spacing w:line="480" w:lineRule="auto"/>
      </w:pPr>
      <w:r w:rsidRPr="00D27D8B">
        <w:t>Introduction</w:t>
      </w:r>
    </w:p>
    <w:p w14:paraId="160E0706" w14:textId="0BBD5B77" w:rsidR="000B59F4" w:rsidRPr="00BD45C2" w:rsidRDefault="000B59F4" w:rsidP="00BD45C2">
      <w:pPr>
        <w:pStyle w:val="Els-body-text"/>
        <w:spacing w:line="480" w:lineRule="auto"/>
      </w:pPr>
      <w:r w:rsidRPr="00BD45C2">
        <w:t>Plant phenotyping provides fundamental data for crop genetic improvement, cultivation management, and intelligent agricultural decision-making. High-throughput, non-destructive, and high-precision phenotyping methods quantify plant growth processes, canopy structure, stress responses, and varietal differences, thereby supporting crop breeding and production management</w:t>
      </w:r>
      <w:r w:rsidR="008D32A7">
        <w:fldChar w:fldCharType="begin"/>
      </w:r>
      <w:r w:rsidR="008D32A7">
        <w:instrText xml:space="preserve"> ADDIN ZOTERO_ITEM CSL_CITATION {"citationID":"QN8LitsG","properties":{"unsorted":false,"formattedCitation":"(Nguyen et al., 2025; Walsh et al., 2024)","plainCitation":"(Nguyen et al., 2025; Walsh et al., 2024)","noteIndex":0},"citationItems":[{"id":46,"uris":["http://zotero.org/users/18031600/items/TTM9KZXH"],"itemData":{"id":46,"type":"article-journal","abstract":"Climate change intensifies biotic and abiotic stresses, threatening global crop productivity.","citation-key":"nguyenAdvancingCropResilience2025","container-title":"Plants","DOI":"10.3390/plants14060907","ISSN":"2223-7747","issue":"6","language":"en","license":"http://creativecommons.org/licenses/by/3.0/","publisher":"Multidisciplinary Digital Publishing Institute","source":"www.mdpi.com","title":"Advancing Crop Resilience Through High-Throughput Phenotyping for Crop Improvement in the Face of Climate Change","URL":"https://www.mdpi.com/2223-7747/14/6/907","volume":"14","author":[{"family":"Nguyen","given":"Hoa Thi"},{"family":"Khan","given":"Md Arifur Rahman"},{"family":"Nguyen","given":"Thuong Thi"},{"family":"Pham","given":"Nhi Thi"},{"family":"Nguyen","given":"Thu Thi Bich"},{"family":"Anik","given":"Touhidur Rahman"},{"family":"Nguyen","given":"Mai Dao"},{"family":"Li","given":"Mao"},{"family":"Nguyen","given":"Kien Huu"},{"family":"Ghosh","given":"Uttam Kumar"},{"family":"Tran","given":"Lam-Son Phan"},{"family":"Ha","given":"Chien Van"}],"accessed":{"date-parts":[["2026",2,2]]},"issued":{"date-parts":[["2025",3,14]]}}},{"id":45,"uris":["http://zotero.org/users/18031600/items/Y8ETYEZM"],"itemData":{"id":45,"type":"article-journal","citation-key":"walshAdvancementsImagingSensors2024","container-title":"Plant Phenomics","DOI":"10.34133/plantphenomics.0153","ISSN":"26436515","journalAbbreviation":"Plant Phenomics","language":"en","note":"TLDR: A systematic literature review scrutinizing plant imaging and AI for identifying stress responses highlights the potential of AI imaging in both biotic and abiotic stress detection to overcome challenges in plant data analysis.","page":"0153","source":"DOI.org (Crossref)","title":"Advancements in Imaging Sensors and AI for Plant Stress Detection: A Systematic Literature Review","title-short":"Advancements in Imaging Sensors and AI for Plant Stress Detection","volume":"6","author":[{"family":"Walsh","given":"Jason John"},{"family":"Mangina","given":"Eleni"},{"family":"Negrão","given":"Sonia"}],"issued":{"date-parts":[["2024"]]}}}],"schema":"https://github.com/citation-style-language/schema/raw/master/csl-citation.json"} </w:instrText>
      </w:r>
      <w:r w:rsidR="008D32A7">
        <w:fldChar w:fldCharType="separate"/>
      </w:r>
      <w:r w:rsidR="008D32A7">
        <w:rPr>
          <w:noProof/>
        </w:rPr>
        <w:t>(Nguyen et al., 2025; Walsh et al., 2024)</w:t>
      </w:r>
      <w:r w:rsidR="008D32A7">
        <w:fldChar w:fldCharType="end"/>
      </w:r>
      <w:r w:rsidRPr="00BD45C2">
        <w:t xml:space="preserve">. Traditional phenotypic measurement mainly relies on manual ruler measurement, caliper measurement, and visual recording, which suffer from low efficiency, strong subjectivity, poor repeatability, and possible disturbance to natural plant growth </w:t>
      </w:r>
      <w:r w:rsidR="008D32A7">
        <w:fldChar w:fldCharType="begin"/>
      </w:r>
      <w:r w:rsidR="008D32A7">
        <w:instrText xml:space="preserve"> ADDIN ZOTERO_ITEM CSL_CITATION {"citationID":"LQCmKXaG","properties":{"unsorted":false,"formattedCitation":"(Zhu et al., 2024)","plainCitation":"(Zhu et al., 2024)","noteIndex":0},"citationItems":[{"id":40,"uris":["http://zotero.org/users/18031600/items/Q8V6K7K7"],"itemData":{"id":40,"type":"article-journal","abstract":"Precise acquisition of potted plant traits has great theoretical significance and practical value for variety selection and guiding scientific cultivation practices.","citation-key":"zhuThreeDimensionalPhenotypingPipeline2024","container-title":"Plants","DOI":"10.3390/plants13233368","ISSN":"2223-7747","issue":"23","language":"en","license":"http://creativecommons.org/licenses/by/3.0/","publisher":"Multidisciplinary Digital Publishing Institute","source":"www.mdpi.com","title":"Three-Dimensional Phenotyping Pipeline of Potted Plants Based on Neural Radiation Fields and Path Segmentation","URL":"https://www.mdpi.com/2223-7747/13/23/3368","volume":"13","author":[{"family":"Zhu","given":"Xinghui"},{"family":"Huang","given":"Zhongrui"},{"family":"Li","given":"Bin"}],"accessed":{"date-parts":[["2026",2,2]]},"issued":{"date-parts":[["2024",11,29]]}}}],"schema":"https://github.com/citation-style-language/schema/raw/master/csl-citation.json"} </w:instrText>
      </w:r>
      <w:r w:rsidR="008D32A7">
        <w:fldChar w:fldCharType="separate"/>
      </w:r>
      <w:r w:rsidR="008D32A7">
        <w:rPr>
          <w:noProof/>
        </w:rPr>
        <w:t>(Zhu et al., 2024)</w:t>
      </w:r>
      <w:r w:rsidR="008D32A7">
        <w:fldChar w:fldCharType="end"/>
      </w:r>
      <w:r w:rsidRPr="00BD45C2">
        <w:t xml:space="preserve">. Two-dimensional image analysis improves phenotyping efficiency to some extent, but it remains difficult to accurately characterize three-dimensional structural information such as plant height, canopy width, leaf spatial posture, and canopy volume under canopy self-occlusion, leaf overlap, and complex spatial morphology </w:t>
      </w:r>
      <w:r w:rsidR="008D32A7">
        <w:fldChar w:fldCharType="begin"/>
      </w:r>
      <w:r w:rsidR="008D32A7">
        <w:instrText xml:space="preserve"> ADDIN ZOTERO_ITEM CSL_CITATION {"citationID":"h09jnosO","properties":{"unsorted":false,"formattedCitation":"(S. Li et al., 2025a; Y. Li et al., 2025)","plainCitation":"(S. Li et al., 2025a; Y. Li et al., 2025)","noteIndex":0},"citationItems":[{"id":160,"uris":["http://zotero.org/users/18031600/items/G6HIJI2D"],"itemData":{"id":160,"type":"article-journal","abstract":"In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 Given the complex geometric and textural characteristics of plants, traditional 2D image analysis methods are difficult to meet the modeling requirements, highlighting the growing importance of 3D reconstruction technology. This paper reviews active vision techniques (such as structured light, time-of-flight, and laser scanning methods), passive vision techniques (such as stereo vision and structure from motion), and deep learning-based 3D reconstruction methods (such as NeRF, CNN, and 3DGS). These technologies enhance crop analysis accuracy from multiple perspectives, provide strong support for agricultural production, and significantly promote the development of the field of plant research.","citation-key":"liReviewOpticalBasedThreeDimensional2025a","container-title":"Sensors","DOI":"10.3390/s25113401","ISSN":"1424-8220","issue":"11","journalAbbreviation":"Sensors","language":"en","page":"3401","source":"DOI.org (Crossref)","title":"A Review of Optical-Based Three-Dimensional Reconstruction and Multi-Source Fusion for Plant Phenotyping","volume":"25","author":[{"family":"Li","given":"Songhang"},{"family":"Cui","given":"Zepu"},{"family":"Yang","given":"Jiahang"},{"family":"Wang","given":"Bin"}],"issued":{"date-parts":[["2025",5,28]]}}},{"id":30,"uris":["http://zotero.org/users/18031600/items/JHKBAEQG"],"itemData":{"id":30,"type":"article-journal","abstract":"Amid growing challenges to global food security, high-throughput crop phenotyping has become an essential tool, playing a critical role in genetic improvement, biomass estimation, and disease prevention.","citation-key":"liApplications3DReconstruction2025c","container-title":"Agronomy","DOI":"10.3390/agronomy15112518","ISSN":"2073-4395","issue":"11","language":"en","license":"http://creativecommons.org/licenses/by/3.0/","publisher":"Multidisciplinary Digital Publishing Institute","source":"www.mdpi.com","title":"Applications of 3D Reconstruction Techniques in Crop Canopy Phenotyping: A Review","title-short":"Applications of 3D Reconstruction Techniques in Crop Canopy Phenotyping","URL":"https://www.mdpi.com/2073-4395/15/11/2518","volume":"15","author":[{"family":"Li","given":"Yanzhou"},{"family":"Liang","given":"Zhuo"},{"family":"Liu","given":"Bo"},{"family":"Yin","given":"Lijuan"},{"family":"Wan","given":"Fanghao"},{"family":"Qian","given":"Wanqiang"},{"family":"Qiao","given":"Xi"}],"accessed":{"date-parts":[["2026",2,2]]},"issued":{"date-parts":[["2025",10,29]]}}}],"schema":"https://github.com/citation-style-language/schema/raw/master/csl-citation.json"} </w:instrText>
      </w:r>
      <w:r w:rsidR="008D32A7">
        <w:fldChar w:fldCharType="separate"/>
      </w:r>
      <w:r w:rsidR="008D32A7">
        <w:rPr>
          <w:noProof/>
        </w:rPr>
        <w:t>(S. Li et al., 2025a; Y. Li et al., 2025)</w:t>
      </w:r>
      <w:r w:rsidR="008D32A7">
        <w:fldChar w:fldCharType="end"/>
      </w:r>
      <w:r w:rsidRPr="00BD45C2">
        <w:t xml:space="preserve">. Therefore, building a low-cost, repeatable, and automated method for three-dimensional plant phenotyping is an important problem in plant phenotyping research and intelligent agricultural applications </w:t>
      </w:r>
      <w:r w:rsidR="008D32A7">
        <w:fldChar w:fldCharType="begin"/>
      </w:r>
      <w:r w:rsidR="00967F0E">
        <w:instrText xml:space="preserve"> ADDIN ZOTERO_ITEM CSL_CITATION {"citationID":"TKyfqegC","properties":{"unsorted":false,"formattedCitation":"(Harandi et al., 2023)","plainCitation":"(Harandi et al., 2023)","noteIndex":0},"citationItems":[{"id":35,"uris":["http://zotero.org/users/18031600/items/VFKXKC3N"],"itemData":{"id":35,"type":"article-journal","abstract":"Computer vision technology is moving more and more towards a three-dimensional approach, and plant phenotyping is following this trend. However, despite its potential, the complexity of the analysis of 3D representations has been the main bottleneck hindering the wider deployment of 3D plant phenotyping. In this review we provide an overview of typical steps for the processing and analysis of 3D representations of plants, to offer potential users of 3D phenotyping a first gateway into its application, and to stimulate its further development. We focus on plant phenotyping applications where the goal is to measure characteristics of single plants or crop canopies on a small scale in research settings, as opposed to large scale crop monitoring in the field.","citation-key":"harandiHowMakeSense2023","container-title":"Plant Methods","DOI":"10.1186/s13007-023-01031-z","ISSN":"1746-4811","issue":"1","journalAbbreviation":"Plant Methods","language":"en","note":"TLDR: This review focuses on plant phenotyping applications where the goal is to measure characteristics of single plants or crop canopies on a small scale in research settings, as opposed to large scale crop monitoring in the field.","page":"60","source":"DOI.org (Crossref)","title":"How to make sense of 3D representations for plant phenotyping: a compendium of processing and analysis techniques","title-short":"How to make sense of 3D representations for plant phenotyping","volume":"19","author":[{"family":"Harandi","given":"Negin"},{"family":"Vandenberghe","given":"Breght"},{"family":"Vankerschaver","given":"Joris"},{"family":"Depuydt","given":"Stephen"},{"family":"Van Messem","given":"Arnout"}],"issued":{"date-parts":[["2023",6,23]]}}}],"schema":"https://github.com/citation-style-language/schema/raw/master/csl-citation.json"} </w:instrText>
      </w:r>
      <w:r w:rsidR="008D32A7">
        <w:fldChar w:fldCharType="separate"/>
      </w:r>
      <w:r w:rsidR="00967F0E">
        <w:rPr>
          <w:noProof/>
        </w:rPr>
        <w:t>(Harandi et al., 2023)</w:t>
      </w:r>
      <w:r w:rsidR="008D32A7">
        <w:fldChar w:fldCharType="end"/>
      </w:r>
      <w:r w:rsidRPr="00BD45C2">
        <w:t>.</w:t>
      </w:r>
    </w:p>
    <w:p w14:paraId="33302B2D" w14:textId="7A5EBF5C" w:rsidR="000B59F4" w:rsidRPr="00BD45C2" w:rsidRDefault="000B59F4" w:rsidP="00BD45C2">
      <w:pPr>
        <w:pStyle w:val="Els-body-text"/>
        <w:spacing w:line="480" w:lineRule="auto"/>
      </w:pPr>
      <w:r w:rsidRPr="00BD45C2">
        <w:t xml:space="preserve">In recent years, three-dimensional sensing and reconstruction techniques, including LiDAR, RGB-D cameras, multi-view photogrammetry, </w:t>
      </w:r>
      <w:ins w:id="9" w:author="a88101" w:date="2026-06-09T09:51:00Z" w16du:dateUtc="2026-06-09T01:51:00Z">
        <w:r w:rsidR="002D18E4" w:rsidRPr="002D18E4">
          <w:t>Neural Radiance Fields (</w:t>
        </w:r>
        <w:proofErr w:type="spellStart"/>
        <w:r w:rsidR="002D18E4" w:rsidRPr="002D18E4">
          <w:t>NeRF</w:t>
        </w:r>
        <w:proofErr w:type="spellEnd"/>
        <w:r w:rsidR="002D18E4" w:rsidRPr="002D18E4">
          <w:t>)</w:t>
        </w:r>
      </w:ins>
      <w:del w:id="10" w:author="a88101" w:date="2026-06-09T09:51:00Z" w16du:dateUtc="2026-06-09T01:51:00Z">
        <w:r w:rsidRPr="00BD45C2" w:rsidDel="002D18E4">
          <w:delText>NeRF</w:delText>
        </w:r>
      </w:del>
      <w:r w:rsidRPr="00BD45C2">
        <w:t>, and Gaussian Splatting, continue to develop and provide multiple technical routes for three-dimensional plant phenotyping</w:t>
      </w:r>
      <w:r w:rsidR="008D32A7">
        <w:rPr>
          <w:rFonts w:hint="eastAsia"/>
          <w:lang w:eastAsia="zh-CN"/>
        </w:rPr>
        <w:t xml:space="preserve"> </w:t>
      </w:r>
      <w:r w:rsidR="008D32A7">
        <w:rPr>
          <w:lang w:eastAsia="zh-CN"/>
        </w:rPr>
        <w:fldChar w:fldCharType="begin"/>
      </w:r>
      <w:r w:rsidR="008D32A7">
        <w:rPr>
          <w:lang w:eastAsia="zh-CN"/>
        </w:rPr>
        <w:instrText xml:space="preserve"> ADDIN ZOTERO_ITEM CSL_CITATION {"citationID":"BmPmYcr4","properties":{"unsorted":false,"formattedCitation":"(S. Li et al., 2025b; Y. Li et al., 2025; Rinc\\uc0\\u243{}n et al., 2022)","plainCitation":"(S. Li et al., 2025b; Y. Li et al., 2025; Rincón et al., 2022)","noteIndex":0},"citationItems":[{"id":32,"uris":["http://zotero.org/users/18031600/items/ULHQ9MV7"],"itemData":{"id":32,"type":"article-journal","abstract":"In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equipment.","citation-key":"liReviewOpticalBasedThreeDimensional2025d","container-title":"Sensors","DOI":"10.3390/s25113401","ISSN":"1424-8220","issue":"11","language":"en","license":"http://creativecommons.org/licenses/by/3.0/","publisher":"Multidisciplinary Digital Publishing Institute","source":"www.mdpi.com","title":"A Review of Optical-Based Three-Dimensional Reconstruction and Multi-Source Fusion for Plant Phenotyping","URL":"https://www.mdpi.com/1424-8220/25/11/3401","volume":"25","author":[{"family":"Li","given":"Songhang"},{"family":"Cui","given":"Zepu"},{"family":"Yang","given":"Jiahang"},{"family":"Wang","given":"Bin"}],"accessed":{"date-parts":[["2026",2,2]]},"issued":{"date-parts":[["2025",5,28]]}}},{"id":30,"uris":["http://zotero.org/users/18031600/items/JHKBAEQG"],"itemData":{"id":30,"type":"article-journal","abstract":"Amid growing challenges to global food security, high-throughput crop phenotyping has become an essential tool, playing a critical role in genetic improvement, biomass estimation, and disease prevention.","citation-key":"liApplications3DReconstruction2025c","container-title":"Agronomy","DOI":"10.3390/agronomy15112518","ISSN":"2073-4395","issue":"11","language":"en","license":"http://creativecommons.org/licenses/by/3.0/","publisher":"Multidisciplinary Digital Publishing Institute","source":"www.mdpi.com","title":"Applications of 3D Reconstruction Techniques in Crop Canopy Phenotyping: A Review","title-short":"Applications of 3D Reconstruction Techniques in Crop Canopy Phenotyping","URL":"https://www.mdpi.com/2073-4395/15/11/2518","volume":"15","author":[{"family":"Li","given":"Yanzhou"},{"family":"Liang","given":"Zhuo"},{"family":"Liu","given":"Bo"},{"family":"Yin","given":"Lijuan"},{"family":"Wan","given":"Fanghao"},{"family":"Qian","given":"Wanqiang"},{"family":"Qiao","given":"Xi"}],"accessed":{"date-parts":[["2026",2,2]]},"issued":{"date-parts":[["2025",10,29]]}}},{"id":15,"uris":["http://zotero.org/users/18031600/items/NAMVN8RG"],"itemData":{"id":15,"type":"article-journal","abstract":"High-throughput platforms for plant phenotyping usually demand expensive high-density LiDAR devices with computational intense methods for characterizing several morphological variables. In fact, most platforms require offline processing to achieve a comprehensive plant architecture model. In this paper, we propose a low-cost plant phenotyping system based on the sensory fusion of low-density LiDAR data with multispectral imagery. Our contribution is twofold: (i) an integrated phenotyping platform with embedded processing methods capable of providing real-time morphological data, and (ii) a multi-sensor fusion algorithm that precisely match the 3D LiDAR point-cloud data with the corresponding multispectral information, aiming for the consolidation of four-dimensional plant models. We conducted extensive experimental tests over two plants with different morphological structures, demonstrating the potential of the proposed solution for enabling real-time plant architecture modeling in the field, based on low-density LiDARs.","citation-key":"rinconFourDimensionalPlantPhenotyping2022","container-title":"Remote Sensing","DOI":"10.3390/rs14020356","ISSN":"2072-4292","issue":"2","language":"en","license":"http://creativecommons.org/licenses/by/3.0/","page":"356","publisher":"Multidisciplinary Digital Publishing Institute","source":"www.mdpi.com","title":"Four-Dimensional Plant Phenotyping Model Integrating Low-Density LiDAR Data and Multispectral Images","volume":"14","author":[{"family":"Rincón","given":"Manuel García"},{"family":"Mendez","given":"Diego"},{"family":"Colorado","given":"Julian D."}],"issued":{"date-parts":[["2022",1,13]]}}}],"schema":"https://github.com/citation-style-language/schema/raw/master/csl-citation.json"} </w:instrText>
      </w:r>
      <w:r w:rsidR="008D32A7">
        <w:rPr>
          <w:lang w:eastAsia="zh-CN"/>
        </w:rPr>
        <w:fldChar w:fldCharType="separate"/>
      </w:r>
      <w:r w:rsidR="008D32A7" w:rsidRPr="008D32A7">
        <w:rPr>
          <w:szCs w:val="24"/>
        </w:rPr>
        <w:t>(S. Li et al., 2025b; Y. Li et al., 2025; Rincón et al., 2022)</w:t>
      </w:r>
      <w:r w:rsidR="008D32A7">
        <w:rPr>
          <w:lang w:eastAsia="zh-CN"/>
        </w:rPr>
        <w:fldChar w:fldCharType="end"/>
      </w:r>
      <w:r w:rsidRPr="00BD45C2">
        <w:t xml:space="preserve">. However, when these methods move from laboratory algorithm validation to greenhouses, seedling rooms, and ordinary agricultural research scenarios, they still face clear deployment limitations. On the one hand, LiDAR, multi-camera arrays, and some RGB-D devices can acquire high-quality three-dimensional data, but their hardware cost, acquisition requirements, and data processing barriers limit their adoption in small- and medium-scale breeding trials, potted plant studies, and teaching or research scenarios </w:t>
      </w:r>
      <w:r w:rsidR="008D32A7">
        <w:lastRenderedPageBreak/>
        <w:fldChar w:fldCharType="begin"/>
      </w:r>
      <w:r w:rsidR="008D32A7">
        <w:instrText xml:space="preserve"> ADDIN ZOTERO_ITEM CSL_CITATION {"citationID":"lHFWWm76","properties":{"unsorted":false,"formattedCitation":"(Jin et al., 2021; Zhu et al., 2021)","plainCitation":"(Jin et al., 2021; Zhu et al., 2021)","noteIndex":0},"citationItems":[{"id":11,"uris":["http://zotero.org/users/18031600/items/5LEBUHA3"],"itemData":{"id":11,"type":"article-journal","abstract":"Plant phenomics is a new avenue for linking plant genomics and environmental studies, thereby improving plant breeding and management. Remote sensing techniques have improved high-throughput plant phenotyping. However, the accuracy, efficiency, and applicability of three-dimensional (3D) phenotyping are still challenging, especially in field environments. Light detection and ranging (lidar) provides a powerful new tool for 3D phe-notyping with the rapid development of facilities and algorithms. Numerous efforts have been devoted to studying static and dynamic changes of structural and functional phenotypes using lidar in agriculture. These progresses also improve 3D plant modeling across different spatial-temporal scales and disciplines, providing easier and less expensive association with genes and analysis of environmental practices and affords new insights into breeding and management. Beyond agriculture phenotyping, lidar shows great potential in forestry, horticultural , and grass phenotyping. Although lidar has resulted in remarkable improvements in plant phenotyping and modeling, the synthetization of lidar-based phenotyping for breeding and management has not been fully explored. We identify three main challenges in lidar-based phenotyping development: 1) developing low cost, high spatial-temporal, and hyperspectral lidar facilities, 2) moving into multi-dimensional phenotyping with an endeavor to generate new algorithms and models, and 3) embracing open source and big data.","citation-key":"jinLidarShedsNew2021","container-title":"ISPRS Journal of Photogrammetry and Remote Sensing","DOI":"10.1016/j.isprsjprs.2020.11.006","journalAbbreviation":"ISPRS Journal of Photogrammetry and Remote Sensing","page":"202-223","source":"ResearchGate","title":"Lidar sheds new light on plant phenomics for plant breeding and management: Recent advances and future prospects","title-short":"Lidar sheds new light on plant phenomics for plant breeding and management","volume":"171","author":[{"family":"Jin","given":"Shichao"},{"family":"Sun","given":"Xiliang"},{"family":"Wu","given":"Fangfang"},{"family":"Su","given":"Yanjun"},{"family":"Li","given":"Yumei"},{"family":"Song","given":"Shiling"},{"family":"Xu","given":"Kexin"},{"family":"ma","given":"Qin"},{"family":"Frederic","given":"Baret"},{"family":"Jiang","given":"Dong"},{"family":"Ding","given":"Yanfeng"},{"family":"Guo","given":"Qinghua"}],"issued":{"date-parts":[["2021",1,1]]}}},{"id":12,"uris":["http://zotero.org/users/18031600/items/QDCKGESV"],"itemData":{"id":12,"type":"article-journal","abstract":"Plant phenomics bridges the gap between traits of agricultural importance and genomic information. Limitations of current field-based phenotyping solutions include mobility, affordability, throughput, accuracy, scalability, and the ability to analyze big data collected. Here, we present a large-scale phenotyping solution that combines a commercial backpack Light Detection and Ranging (LiDAR) device and our analytic software, CropQuant-3D, which have been applied jointly to phenotype wheat (Triticum aestivum) and associated 3D trait analysis. The use of LiDAR can acquire millions of 3D points to represent spatial features of crops, and CropQuant-3D can extract meaningful traits from large, complex point clouds. In a case study examining the response of wheat varieties to three different levels of nitrogen fertilization in field experiments, the combined solution differentiated significant genotype and treatment effects on crop growth and structural variation in the canopy, with strong correlations with manual measurements. Hence, we demonstrate that this system could consistently perform 3D trait analysis at a larger scale and more quickly than heretofore possible and addresses challenges in mobility, throughput, and scalability. To ensure our work could reach non-expert users, we developed an open-source graphical user interface for CropQuant-3D. We, therefore, believe that the combined system is easy-to-use and could be used as a reliable research tool in multi-location phenotyping for both crop research and breeding. Furthermore, together with the fast maturity of LiDAR technologies, the system has the potential for further development in accuracy and affordability, contributing to the resolution of the phenotyping bottleneck and exploiting available genomic resources more effectively. , CropQuant-3D and backpack LiDAR enable large-scale field phenotyping and 3D trait analysis to quantify structural responses to different nitrogen treatments in wheat.","citation-key":"zhuLargescaleFieldPhenotyping2021","container-title":"Plant Physiology","DOI":"10.1093/plphys/kiab324","ISSN":"0032-0889","issue":"2","journalAbbreviation":"Plant Physiol","page":"716-738","PMID":"34608970","PMCID":"PMC8491082","source":"PubMed Central","title":"Large-scale field phenotyping using backpack LiDAR and CropQuant-3D to measure structural variation in wheat","volume":"187","author":[{"family":"Zhu","given":"Yulei"},{"family":"Sun","given":"Gang"},{"family":"Ding","given":"Guohui"},{"family":"Zhou","given":"Jie"},{"family":"Wen","given":"Mingxing"},{"family":"Jin","given":"Shichao"},{"family":"Zhao","given":"Qiang"},{"family":"Colmer","given":"Joshua"},{"family":"Ding","given":"Yanfeng"},{"family":"Ober","given":"Eric S."},{"family":"Zhou","given":"Ji"}],"issued":{"date-parts":[["2021",7,16]]}}}],"schema":"https://github.com/citation-style-language/schema/raw/master/csl-citation.json"} </w:instrText>
      </w:r>
      <w:r w:rsidR="008D32A7">
        <w:fldChar w:fldCharType="separate"/>
      </w:r>
      <w:r w:rsidR="008D32A7">
        <w:rPr>
          <w:noProof/>
        </w:rPr>
        <w:t>(Jin et al., 2021; Zhu et al., 2021)</w:t>
      </w:r>
      <w:r w:rsidR="008D32A7">
        <w:fldChar w:fldCharType="end"/>
      </w:r>
      <w:r w:rsidRPr="00BD45C2">
        <w:t xml:space="preserve">. On the other hand, real or semi-real agricultural environments often contain cluttered backgrounds, illumination changes, similar colors between leaves and backgrounds, blur caused by handheld recording, and variations in plant posture, which easily reduce the stability of three-dimensional reconstruction and subsequent phenotypic measurement </w:t>
      </w:r>
      <w:r w:rsidR="008D32A7">
        <w:fldChar w:fldCharType="begin"/>
      </w:r>
      <w:r w:rsidR="008D32A7">
        <w:instrText xml:space="preserve"> ADDIN ZOTERO_ITEM CSL_CITATION {"citationID":"zytGJPum","properties":{"unsorted":false,"formattedCitation":"(Wang et al., 2026; Yang et al., 2024)","plainCitation":"(Wang et al., 2026; Yang et al., 2024)","noteIndex":0},"citationItems":[{"id":41,"uris":["http://zotero.org/users/18031600/items/A6T52DRF"],"itemData":{"id":41,"type":"article-journal","abstract":"With the development of artificial intelligence (AI) in complicated imaging and remote sensing technologies, plant research is transitioning from manual measurements to automated data collecting. High-throughput image-based phenotyping enables the precise and automated acquisition of traits across various spatial and temporal scales, ranging from controlled laboratory settings to intricate field. Furthermore, AI facilitates the combination of satellite observations, unmanned aerial vehicle (UAV) imaging, soil and climate data, and spatiotemporal information to enhance the precision of trait monitoring and yield prediction. These advances enhance the ability to evaluate and predict crop performance under variable environmental conditions. This paper offers a cross-disciplinary paradigm for accurate and sustainable modern agriculture by merging AI methodologies with plant phenotyping and yield forecasting.","citation-key":"wangArtificialIntelligencePlant2026","container-title":"Frontiers in Plant Science","DOI":"10.3389/fpls.2025.1732979","ISSN":"1664-462X","journalAbbreviation":"Front. Plant Sci.","language":"en","note":"TLDR: This paper offers a cross-disciplinary paradigm for accurate and sustainable modern agriculture by merging AI methodologies with plant phenotyping and yield forecasting.","page":"1732979","source":"DOI.org (Crossref)","title":"Artificial intelligence in plant science: from image-based phenotyping to yield and trait prediction","title-short":"Artificial intelligence in plant science","volume":"16","author":[{"family":"Wang","given":"Tong"},{"family":"Tong","given":"Ran"},{"family":"Xu","given":"Ting"},{"family":"Li","given":"Yue"},{"family":"Chen","given":"Yonghao"}],"issued":{"date-parts":[["2026",1,29]]}}},{"id":42,"uris":["http://zotero.org/users/18031600/items/QBFN8UQG"],"itemData":{"id":42,"type":"article-journal","abstract":"Few-shot learning (FSL) methods have made remarkable progress in the field of plant disease recognition, especially in scenarios with limited available samples. However, current FSL approaches are usually limited to a restrictive setting where base classes and novel classes come from the same domain such as PlantVillage. Consequently, when the model is generalized to new domains (field disease datasets), its performance drops sharply. In this work, we revisit the cross-domain performance of existing FSL methods from both data and model perspectives, aiming to better achieve cross-domain generalization of disease by exploring inter-domain correlations. Specifically, we propose a broader cross-domain few-shot learning(CD-FSL) framework for crop disease identification that allows the classifier to generalize to previously unseen categories and domains. Within this framework, three representative CD-FSL models were developed by integrating the Brownian distance covariance (BCD) module and improving the general feature extractor, namely metric-based CD-FSL(CDFSL-BDC), optimization-based CD-FSL(CDFSL-MAML), and non-meta-learning-based CD-FSL (CDFSL-NML). To capture the impact of domain shift on model performance, six public datasets with inconsistent feature distributions between domains were selected as source domains. We provide a unified testbed to conduct extensive meta-training and meta-testing experiments on the proposed benchmarks to evaluate the generalization performance of CD-FSL in the disease domain. The results showed that the accuracy of the three CD-FSL models improved significantly as the inter-domain similarity increased. Compared with other state-of-the-art CD-FSL models, the CDFSL-BDC models had the best average performance under different domain gaps. Shifting from the pest domain to the crop disease domain, the CDFSL-BDC model achieved an accuracy of 63.95% and 80.13% in the 1-shot/5-shot setting, respectively. Furthermore, extensive evaluation on a multi-domain datasets demonstrated that multi-domain learning exhibits stronger domain transferability compared to single-domain learning when there is a large domain gap between the source and target domain. These comparative results suggest that optimizing the CD-FSL method from a data perspective is highly effective for solving disease identification tasks in field environments. This study holds promise for expanding the application of deep learning techniques in disease detection and provides a technical reference for cross-domain disease detection.","citation-key":"yangLaboratoryFieldCrossdomain2024","container-title":"Frontiers in Plant Science","DOI":"10.3389/fpls.2024.1434222","ISSN":"1664-462X","journalAbbreviation":"Front. Plant Sci.","language":"en","note":"TLDR: This work proposes a broader cross-domain few-shot learning(CD-FSL) framework for crop disease identification that allows the classifier to generalize to previously unseen categories and domains and suggests that optimizing the CD-FSL method from a data perspective is highly effective for solving disease identification tasks in field environments.","page":"1434222","source":"DOI.org (Crossref)","title":"From laboratory to field: cross-domain few-shot learning for crop disease identification in the field","title-short":"From laboratory to field","volume":"15","author":[{"family":"Yang","given":"Sen"},{"family":"Feng","given":"Quan"},{"family":"Zhang","given":"Jianhua"},{"family":"Yang","given":"Wanxia"},{"family":"Zhou","given":"Wenwei"},{"family":"Yan","given":"Wenbo"}],"issued":{"date-parts":[["2024",12,18]]}}}],"schema":"https://github.com/citation-style-language/schema/raw/master/csl-citation.json"} </w:instrText>
      </w:r>
      <w:r w:rsidR="008D32A7">
        <w:fldChar w:fldCharType="separate"/>
      </w:r>
      <w:r w:rsidR="008D32A7">
        <w:rPr>
          <w:noProof/>
        </w:rPr>
        <w:t>(Wang et al., 2026; Yang et al., 2024)</w:t>
      </w:r>
      <w:r w:rsidR="008D32A7">
        <w:fldChar w:fldCharType="end"/>
      </w:r>
      <w:r w:rsidRPr="00BD45C2">
        <w:t>. In addition, many reconstruction pipelines still require manual background cleaning, model repair, scale calibration, and phenotypic measurement, making it difficult to form a continuous automated process from acquisition and reconstruction to measurement output. For practical applications, the key problem is not only whether a visually high-quality three-dimensional model can be obtained, but also whether analyzable phenotypic data can be collected in batches in a low-cost, minimally invasive, and repeatable manner.</w:t>
      </w:r>
    </w:p>
    <w:p w14:paraId="59F52773" w14:textId="5A6CBB11" w:rsidR="000B59F4" w:rsidRPr="00BD45C2" w:rsidRDefault="000B59F4" w:rsidP="00BD45C2">
      <w:pPr>
        <w:pStyle w:val="Els-body-text"/>
        <w:spacing w:line="480" w:lineRule="auto"/>
      </w:pPr>
      <w:r w:rsidRPr="00BD45C2">
        <w:t xml:space="preserve">Existing three-dimensional reconstruction methods have their own advantages in plant scenes, but their application conditions and scope remain limited. </w:t>
      </w:r>
      <w:ins w:id="11" w:author="a88101" w:date="2026-06-09T09:51:00Z" w16du:dateUtc="2026-06-09T01:51:00Z">
        <w:r w:rsidR="00382F30" w:rsidRPr="00382F30">
          <w:t>Structure-from-Motion and Multi-View Stereo (</w:t>
        </w:r>
        <w:proofErr w:type="spellStart"/>
        <w:r w:rsidR="00382F30" w:rsidRPr="00382F30">
          <w:t>SfM</w:t>
        </w:r>
        <w:proofErr w:type="spellEnd"/>
        <w:r w:rsidR="00382F30" w:rsidRPr="00382F30">
          <w:t>-MVS)-based</w:t>
        </w:r>
      </w:ins>
      <w:del w:id="12" w:author="a88101" w:date="2026-06-09T09:51:00Z" w16du:dateUtc="2026-06-09T01:51:00Z">
        <w:r w:rsidRPr="00BD45C2" w:rsidDel="00382F30">
          <w:delText>SfM-MVS-based</w:delText>
        </w:r>
      </w:del>
      <w:r w:rsidRPr="00BD45C2">
        <w:t xml:space="preserve"> photogrammetry relies only on RGB images and has the advantages of low cost and flexible acquisition. However, it depends on stable texture and reliable feature matching, and easily produces missing point clouds, background adhesion, and incomplete reconstruction under weakly textured leaves, severely occluded canopies, and complex backgrounds </w:t>
      </w:r>
      <w:r w:rsidR="008D32A7">
        <w:fldChar w:fldCharType="begin"/>
      </w:r>
      <w:r w:rsidR="008D32A7">
        <w:instrText xml:space="preserve"> ADDIN ZOTERO_ITEM CSL_CITATION {"citationID":"0tZiaDrO","properties":{"unsorted":false,"formattedCitation":"(S. Li et al., 2025b; Wen et al., 2024)","plainCitation":"(S. Li et al., 2025b; Wen et al., 2024)","noteIndex":0},"citationItems":[{"id":32,"uris":["http://zotero.org/users/18031600/items/ULHQ9MV7"],"itemData":{"id":32,"type":"article-journal","abstract":"In the context of the booming development of precision agriculture and plant phenotyping, plant 3D reconstruction technology has become a research hotspot, with widespread applications in plant growth monitoring, pest and disease detection, and smart agricultural equipment.","citation-key":"liReviewOpticalBasedThreeDimensional2025d","container-title":"Sensors","DOI":"10.3390/s25113401","ISSN":"1424-8220","issue":"11","language":"en","license":"http://creativecommons.org/licenses/by/3.0/","publisher":"Multidisciplinary Digital Publishing Institute","source":"www.mdpi.com","title":"A Review of Optical-Based Three-Dimensional Reconstruction and Multi-Source Fusion for Plant Phenotyping","URL":"https://www.mdpi.com/1424-8220/25/11/3401","volume":"25","author":[{"family":"Li","given":"Songhang"},{"family":"Cui","given":"Zepu"},{"family":"Yang","given":"Jiahang"},{"family":"Wang","given":"Bin"}],"accessed":{"date-parts":[["2026",2,2]]},"issued":{"date-parts":[["2025",5,28]]}}},{"id":33,"uris":["http://zotero.org/users/18031600/items/ASIDQ53A"],"itemData":{"id":33,"type":"article-journal","abstract":"Marked variations in the 3-dimensional (3D) shape of corn leaves can be discerned as a function of various influences, including genetics, environmental factors, and the management of cultivation processes. However, the causes of these variations remain unclear, primarily due to the absence of quantitative methods to describe the 3D spatial morphology of leaves. To address this issue, this study acquired 3D digitized data of ear-position leaves from 478 corn inbred lines during the grain-filling stage. We propose quantitative calculation methods for 13 3D leaf shape features, such as the leaf length, 3D leaf area, leaf inclination angle, blade-included angle, blade self-twisting, blade planarity, and margin amplitude. Correlation analysis, cluster analysis, and heritability analysis were conducted among the 13 leaf traits. Leaf morphology differences among subpopulations of the inbred lines were also analyzed. The results revealed that the 3D leaf traits are capable of revealing the morphological differences among different leaf surfaces, and the genetic analysis revealed that 84.62% of the 3D phenotypic traits of ear-position leaves had a heritability greater than 0.3. However, the majority of 3D leaf shape traits were strongly affected by environmental conditions. Overall, this study quantitatively investigated 3D leaf shape in corn, providing a reliable basis for further research on the genetic regulation of corn leaf morphology and advancing the understanding of the complex interplay among crop genetics, phenotypes, and the environment.","citation-key":"wen3DMorphologicalFeature2024","container-title":"Plant Phenomics","DOI":"10.34133/plantphenomics.0225","ISSN":"2643-6515","journalAbbreviation":"Plant Phenomics","page":"0225","source":"ScienceDirect","title":"3D Morphological Feature Quantification and Analysis of Corn Leaves","volume":"6","author":[{"family":"Wen","given":"Weiliang"},{"family":"Wang","given":"Jinglu"},{"family":"Zhao","given":"Yanxin"},{"family":"Wang","given":"Chuanyu"},{"family":"Liu","given":"Kai"},{"family":"Chen","given":"Bo"},{"family":"Wang","given":"Yuanqiao"},{"family":"Duan","given":"Minxiao"},{"family":"Guo","given":"Xinyu"}],"issued":{"date-parts":[["2024",1,1]]}}}],"schema":"https://github.com/citation-style-language/schema/raw/master/csl-citation.json"} </w:instrText>
      </w:r>
      <w:r w:rsidR="008D32A7">
        <w:fldChar w:fldCharType="separate"/>
      </w:r>
      <w:r w:rsidR="008D32A7">
        <w:rPr>
          <w:noProof/>
        </w:rPr>
        <w:t>(S. Li et al., 2025b; Wen et al., 2024)</w:t>
      </w:r>
      <w:r w:rsidR="008D32A7">
        <w:fldChar w:fldCharType="end"/>
      </w:r>
      <w:r w:rsidRPr="00BD45C2">
        <w:t xml:space="preserve">. </w:t>
      </w:r>
      <w:proofErr w:type="spellStart"/>
      <w:r w:rsidRPr="00BD45C2">
        <w:t>NeRF</w:t>
      </w:r>
      <w:proofErr w:type="spellEnd"/>
      <w:r w:rsidRPr="00BD45C2">
        <w:t xml:space="preserve"> can synthesize novel-view images with strong visual realism, but its implicit representation is sensitive to density thresholds during mesh extraction, and the stability of geometric boundaries and thin sheet-like structures still struggles to meet the needs of phenotypic measurement </w:t>
      </w:r>
      <w:r w:rsidR="008D32A7">
        <w:fldChar w:fldCharType="begin"/>
      </w:r>
      <w:r w:rsidR="008D32A7">
        <w:instrText xml:space="preserve"> ADDIN ZOTERO_ITEM CSL_CITATION {"citationID":"HTG9blK3","properties":{"unsorted":false,"formattedCitation":"(Choi et al., n.d.; Mildenhall et al., 2022; Zheng et al., 2024)","plainCitation":"(Choi et al., n.d.; Mildenhall et al., 2022; Zheng et al., 2024)","noteIndex":0},"citationItems":[{"id":10,"uris":["http://zotero.org/users/18031600/items/G894UWAQ"],"itemData":{"id":10,"type":"article-journal","abstract":"Recent advancements in digital phenotypic analysis have revolutionized the morphological analysis of crops, offering new insights into genetic trait expressi...","citation-key":"choiFrontiersNeRFbased3D","DOI":"10.3389/fpls.2024.1439086","language":"en","source":"Frontiers","title":"Frontiers | NeRF-based 3D reconstruction pipeline for acquisition and analysis of tomato crop morphology","URL":"https://www.frontiersin.org/journals/plant-science/articles/10.3389/fpls.2024.1439086/full","author":[{"family":"Choi","given":"Hong-Beom"},{"family":"Park","given":"Jae-Kun"},{"family":"Park","given":"Soo Hyun"},{"family":"Lee","given":"Taek Sung"}],"accessed":{"date-parts":[["2026",3,10]]}}},{"id":1843,"uris":["http://zotero.org/users/18031600/items/KFCLDP3U"],"itemData":{"id":1843,"type":"article-journal","abstract":"We present a method that achieves state-of-the-art results for synthesizing novel views of complex scenes by optimizing an underlying continuous volumetric scene function using a sparse set of input views. Our algorithm represents a scene using a fully connected (nonconvolutional) deep network, whose input is a single continuous 5D coordinate (spatial location (x, y, z) and viewing direction (θ, φ)) and whose output is the volume density and view-dependent emitted radiance at that spatial location. We synthesize views by querying 5D coordinates along camera rays and use classic volume rendering techniques to project the output colors and densities into an image. Because volume rendering is naturally differentiable, the only input required to optimize our representation is a set of images with known camera poses. We describe how to effectively optimize neural radiance fields to render photorealistic novel views of scenes with complicated geometry and appearance, and demonstrate results that outperform prior work on neural rendering and view synthesis.","citation-key":"mildenhallNeRFRepresentingScenes2022a","container-title":"Communications of the ACM","DOI":"10.1145/3503250","ISSN":"0001-0782, 1557-7317","issue":"1","journalAbbreviation":"Commun. ACM","language":"en","page":"99-106","source":"DOI.org (Crossref)","title":"NeRF: representing scenes as neural radiance fields for view synthesis","title-short":"NeRF","volume":"65","author":[{"family":"Mildenhall","given":"Ben"},{"family":"Srinivasan","given":"Pratul P."},{"family":"Tancik","given":"Matthew"},{"family":"Barron","given":"Jonathan T."},{"family":"Ramamoorthi","given":"Ravi"},{"family":"Ng","given":"Ren"}],"issued":{"date-parts":[["2022",1]]}}},{"id":31,"uris":["http://zotero.org/users/18031600/items/RWZINTAY"],"itemData":{"id":31,"type":"article-journal","abstract":"The real-time simulation of large-scale agricultural operations will offer farmers data-driven and physically consistent decision support, facilitated by predictive digital twins. To construct a predictive digital twin, the initial step involves 3D reconstruction of plant geometry. In this paper, a high-resolution, accurate 3D reconstruction of tomato plants, Tomato-NeRF, is proposed, which is specially used for three-dimensional reconstruction of tomato plants. Our approach used a modular design to integrate ideas from their research paper into Tomato-NeRF. By using hash encoding to map coordinates to trainable feature vectors, we balance quality, memory usage, and performance in NeRF training. The proposal sampler targets key regions for rendering, and customized loss functions are designed to optimize specific tasks. The effectiveness of our approach is demonstrated by the ability to generate high-resolution geometric models from phone camera data. Comparative results show that Tomato-NeRF has significant advantages over Instant-NGP and MipNeRF in the tomato plant reconstruction task. The data acquisition method is simpler and more efficient than other reconstruction methods, providing a practical solution for real-time agricultural simulations.","citation-key":"zhengTomatoNerfAdvancingTomato2024","container-title":"IEEE Access","DOI":"10.1109/ACCESS.2024.3424908","ISSN":"2169-3536","note":"TLDR: A high-resolution, accurate 3D reconstruction of tomato plants, Tomato-NeRF, is proposed, which is specially used for three-dimensional reconstruction of tomato plants, using a modular design to integrate ideas from their research paper into Tomato-NeRF.","page":"184206-184215","source":"IEEE Xplore","title":"Tomato-Nerf: Advancing Tomato Model Reconstruction With Improved Neural Radiance Fields","title-short":"Tomato-Nerf","volume":"12","author":[{"family":"Zheng","given":"Xiajun"},{"family":"AI","given":"Xinyi"},{"family":"Qin","given":"Hao"},{"family":"Rong","given":"Jiacheng"},{"family":"Zhang","given":"Zhiqin"},{"family":"Yang","given":"Yan"},{"family":"Yuan","given":"Ting"},{"family":"Li","given":"Wei"}],"issued":{"date-parts":[["2024"]]}}}],"schema":"https://github.com/citation-style-language/schema/raw/master/csl-citation.json"} </w:instrText>
      </w:r>
      <w:r w:rsidR="008D32A7">
        <w:fldChar w:fldCharType="separate"/>
      </w:r>
      <w:r w:rsidR="008D32A7">
        <w:rPr>
          <w:noProof/>
        </w:rPr>
        <w:t>(Choi et al., n.d.; Mildenhall et al., 2022; Zheng et al., 2024)</w:t>
      </w:r>
      <w:r w:rsidR="008D32A7">
        <w:fldChar w:fldCharType="end"/>
      </w:r>
      <w:r w:rsidRPr="00BD45C2">
        <w:t xml:space="preserve">. </w:t>
      </w:r>
      <w:ins w:id="13" w:author="a88101" w:date="2026-06-09T10:01:00Z" w16du:dateUtc="2026-06-09T02:01:00Z">
        <w:r w:rsidR="005D46B3" w:rsidRPr="005D46B3">
          <w:t>three-dimensional Gaussian Splatting (3DGS)</w:t>
        </w:r>
      </w:ins>
      <w:del w:id="14" w:author="a88101" w:date="2026-06-09T10:01:00Z" w16du:dateUtc="2026-06-09T02:01:00Z">
        <w:r w:rsidRPr="00BD45C2" w:rsidDel="005D46B3">
          <w:delText>3D Gaussian Splatting</w:delText>
        </w:r>
      </w:del>
      <w:r w:rsidRPr="00BD45C2">
        <w:t xml:space="preserve"> improves rendering efficiency through an explicit Gaussian representation, but its volumetric ellipsoid representation may cause surface thickening, boundary expansion, and normal noise when handling thin-walled organs such as leaves, thereby affecting the measurement of leaf scale and canopy structure </w:t>
      </w:r>
      <w:r w:rsidR="008D32A7">
        <w:fldChar w:fldCharType="begin"/>
      </w:r>
      <w:r w:rsidR="008D32A7">
        <w:instrText xml:space="preserve"> ADDIN ZOTERO_ITEM CSL_CITATION {"citationID":"CdWwWvPU","properties":{"unsorted":false,"formattedCitation":"(Kerbl et al., 2023)","plainCitation":"(Kerbl et al., 2023)","noteIndex":0},"citationItems":[{"id":8,"uris":["http://zotero.org/users/18031600/items/UXZYI3IH"],"itemData":{"id":8,"type":"article-journal","abstract":"Radiance Field methods have recently revolutionized novel-view synthesis of scenes captured with multiple photos or videos. However, achieving high visual quality still requires neural networks that are costly to train and render, while recent faster methods inevitably trade off speed for quality. For unbounded and complete scenes (rather than isolated objects) and 1080p resolution rendering, no current method can achieve real-time disp</w:instrText>
      </w:r>
      <w:r w:rsidR="008D32A7">
        <w:rPr>
          <w:rFonts w:hint="eastAsia"/>
        </w:rPr>
        <w:instrText>lay rates. We introduce three key elements that allow us to achieve state-of-the-art visual quality while maintaining competitive training times and importantly allow high-quality real-time (</w:instrText>
      </w:r>
      <w:r w:rsidR="008D32A7">
        <w:rPr>
          <w:rFonts w:hint="eastAsia"/>
        </w:rPr>
        <w:instrText>≥</w:instrText>
      </w:r>
      <w:r w:rsidR="008D32A7">
        <w:rPr>
          <w:rFonts w:hint="eastAsia"/>
        </w:rPr>
        <w:instrText xml:space="preserve"> 30 fps) novel-view synthesis at 1080p resolution. First, start</w:instrText>
      </w:r>
      <w:r w:rsidR="008D32A7">
        <w:instrText xml:space="preserve">ing from sparse points produced during camera calibration, we represent the scene with 3D Gaussians that preserve desirable properties of continuous volumetric radiance fields for scene optimization while avoiding unnecessary computation in empty space; Second, we perform interleaved optimization/density control of the 3D Gaussians, notably optimizing anisotropic covariance to achieve an accurate representation of the scene; Third, we develop a fast visibility-aware rendering algorithm that supports anisotropic splatting and both accelerates training and allows realtime rendering. We demonstrate state-of-the-art visual quality and real-time rendering on several established datasets.","citation-key":"kerbl3DGaussianSplatting2023c","container-title":"ACM Transactions on Graphics","DOI":"10.1145/3592433","ISSN":"0730-0301, 1557-7368","issue":"4","journalAbbreviation":"ACM Trans. Graph.","language":"en","page":"1-14","source":"DOI.org (Crossref)","title":"3D Gaussian Splatting for Real-Time Radiance Field Rendering","volume":"42","author":[{"family":"Kerbl","given":"Bernhard"},{"family":"Kopanas","given":"Georgios"},{"family":"Leimkuehler","given":"Thomas"},{"family":"Drettakis","given":"George"}],"issued":{"date-parts":[["2023",8]]}}}],"schema":"https://github.com/citation-style-language/schema/raw/master/csl-citation.json"} </w:instrText>
      </w:r>
      <w:r w:rsidR="008D32A7">
        <w:fldChar w:fldCharType="separate"/>
      </w:r>
      <w:r w:rsidR="008D32A7">
        <w:rPr>
          <w:noProof/>
        </w:rPr>
        <w:t>(Kerbl et al., 2023)</w:t>
      </w:r>
      <w:r w:rsidR="008D32A7">
        <w:fldChar w:fldCharType="end"/>
      </w:r>
      <w:r w:rsidRPr="00BD45C2">
        <w:t xml:space="preserve">. In contrast, </w:t>
      </w:r>
      <w:ins w:id="15" w:author="a88101" w:date="2026-06-09T10:00:00Z" w16du:dateUtc="2026-06-09T02:00:00Z">
        <w:r w:rsidR="008C090C" w:rsidRPr="008C090C">
          <w:t>two-dimensional</w:t>
        </w:r>
      </w:ins>
      <w:del w:id="16" w:author="a88101" w:date="2026-06-09T10:00:00Z" w16du:dateUtc="2026-06-09T02:00:00Z">
        <w:r w:rsidRPr="00BD45C2" w:rsidDel="008C090C">
          <w:delText>2D</w:delText>
        </w:r>
      </w:del>
      <w:r w:rsidRPr="00BD45C2">
        <w:t xml:space="preserve"> Gaussian Splatting</w:t>
      </w:r>
      <w:ins w:id="17" w:author="a88101" w:date="2026-06-09T09:56:00Z" w16du:dateUtc="2026-06-09T01:56:00Z">
        <w:r w:rsidR="00A05B39">
          <w:rPr>
            <w:rFonts w:hint="eastAsia"/>
            <w:lang w:eastAsia="zh-CN"/>
          </w:rPr>
          <w:t xml:space="preserve"> </w:t>
        </w:r>
        <w:r w:rsidR="00A05B39" w:rsidRPr="00A05B39">
          <w:rPr>
            <w:lang w:eastAsia="zh-CN"/>
          </w:rPr>
          <w:t>(2DGS)</w:t>
        </w:r>
      </w:ins>
      <w:r w:rsidRPr="00BD45C2">
        <w:t xml:space="preserve"> uses surface-oriented two-dimensional Gaussian primitives, which are more suitable for representing thin sheet-like structures such as plant leaves and also benefit subsequent explicit mesh extraction </w:t>
      </w:r>
      <w:r w:rsidR="008D32A7">
        <w:fldChar w:fldCharType="begin"/>
      </w:r>
      <w:r w:rsidR="008D32A7">
        <w:instrText xml:space="preserve"> ADDIN ZOTERO_ITEM CSL_CITATION {"citationID":"ItP9I3D3","properties":{"unsorted":false,"formattedCitation":"(Huang et al., 2024; Yu et al., 2024)","plainCitation":"(Huang et al., 2024; Yu et al., 2024)","noteIndex":0},"citationItems":[{"id":1840,"uris":["http://zotero.org/users/18031600/items/H684V8A3"],"itemData":{"id":1840,"type":"paper-conference","citation-key":"huang2DGaussianSplatting2024b","container-title":"Special Interest Group on Computer Graphics and Interactive Techniques Conference Conference Papers","DOI":"10.1145/3641519.3657428","event-title":"SIGGRAPH '24: Special Interest Group on Computer Graphics and Interactive Techniques Conference","ISBN":"979-8-4007-0525-0","language":"en","page":"1-11","publisher":"ACM","publisher-place":"Denver CO USA","source":"DOI.org (Crossref)","title":"2D Gaussian Splatting for Geometrically Accurate Radiance Fields","URL":"https://dl.acm.org/doi/10.1145/3641519.3657428","author":[{"family":"Huang","given":"Binbin"},{"family":"Yu","given":"Zehao"},{"family":"Chen","given":"Anpei"},{"family":"Geiger","given":"Andreas"},{"family":"Gao","given":"Shenghua"}],"accessed":{"date-parts":[["2026",4,7]]},"issued":{"date-parts":[["2024",7,13]]}}},{"id":28,"uris":["http://zotero.org/users/18031600/items/57X2UZKL"],"itemData":{"id":28,"type":"paper-conference","abstract":"Recently, 3D Gaussian Splatting has demonstrated impressive novel view synthesis results, reaching high fidelity and efficiency. However, strong artifacts can be observed when changing the sampling rate, e.g., by changing focal length or camera distance. We find that the source for this phenomenon can be attributed to the lack of 3D frequency constraints and the usage of a 2D dilation filter. To address this problem, we introduce a 3D smoothing filter to constrains the size of the 3D Gaussian primitives based on the maximal sampling frequency induced by the input views. It eliminates high-frequency artifacts when zooming in. Moreover, replacing 2D dilation with a 2D Mip filter, which simulates a 2D box filter, effectively mitigates aliasing and dilation issues. Our evaluation, including scenarios such a training on single-scale images and testing on multiple scales, validates the effectiveness of our approach.","citation-key":"yuMipSplattingAliasFree3D2024a","container-title":"2024 IEEE/CVF Conference on Computer Vision and Pattern Recognition (CVPR)","DOI":"10.1109/CVPR52733.2024.01839","event-title":"2024 IEEE/CVF Conference on Computer Vision and Pattern Recognition (CVPR)","ISBN":"979-8-3503-5300-6","language":"en","license":"https://doi.org/10.15223/policy-029","note":"TLDR: A 3D smoothing filter is introduced to constrains the size of the 3D Gaussian primitives based on the maximal sampling frequency induced by the input views, which eliminates high-frequency artifacts when zooming in.","page":"19447-19456","publisher":"IEEE","publisher-place":"Seattle, WA, USA","source":"DOI.org (Crossref)","title":"Mip-Splatting: Alias-Free 3D Gaussian Splatting","title-short":"Mip-Splatting","URL":"https://ieeexplore.ieee.org/document/10656976/","author":[{"family":"Yu","given":"Zehao"},{"family":"Chen","given":"Anpei"},{"family":"Huang","given":"Binbin"},{"family":"Sattler","given":"Torsten"},{"family":"Geiger","given":"Andreas"}],"accessed":{"date-parts":[["2026",2,2]]},"issued":{"date-parts":[["2024",6,16]]}}}],"schema":"https://github.com/citation-style-language/schema/raw/master/csl-citation.json"} </w:instrText>
      </w:r>
      <w:r w:rsidR="008D32A7">
        <w:fldChar w:fldCharType="separate"/>
      </w:r>
      <w:r w:rsidR="008D32A7">
        <w:rPr>
          <w:noProof/>
        </w:rPr>
        <w:t>(Huang et al., 2024; Yu et al., 2024)</w:t>
      </w:r>
      <w:r w:rsidR="008D32A7">
        <w:fldChar w:fldCharType="end"/>
      </w:r>
      <w:r w:rsidRPr="00BD45C2">
        <w:t xml:space="preserve"> However, using 2DGS alone still cannot address input quality fluctuations and background interference in complex agricultural scenes. When raw images contain motion blur, background textures, supports, soil, pots, or other </w:t>
      </w:r>
      <w:r w:rsidRPr="00BD45C2">
        <w:lastRenderedPageBreak/>
        <w:t>non-target regions, the reconstruction process may allocate substantial representation capacity to irrelevant backgrounds, which increases the difficulty of mesh cleaning and phenotypic measurement.</w:t>
      </w:r>
    </w:p>
    <w:p w14:paraId="2CF75945" w14:textId="61B1BD87" w:rsidR="000B59F4" w:rsidRDefault="000B59F4" w:rsidP="00BD45C2">
      <w:pPr>
        <w:pStyle w:val="Els-body-text"/>
        <w:spacing w:line="480" w:lineRule="auto"/>
        <w:rPr>
          <w:ins w:id="18" w:author="a88101" w:date="2026-06-09T13:25:00Z" w16du:dateUtc="2026-06-09T05:25:00Z"/>
          <w:lang w:eastAsia="zh-CN"/>
        </w:rPr>
      </w:pPr>
      <w:r w:rsidRPr="00BD45C2">
        <w:t xml:space="preserve">The development of vision foundation models provides a new way to reduce the cost of plant image segmentation and background removal. Foundation models represented by Grounding DINO, the </w:t>
      </w:r>
      <w:ins w:id="19" w:author="a88101" w:date="2026-06-09T09:52:00Z" w16du:dateUtc="2026-06-09T01:52:00Z">
        <w:r w:rsidR="00595E73" w:rsidRPr="00595E73">
          <w:t>Segment Anything Model (SAM)</w:t>
        </w:r>
      </w:ins>
      <w:del w:id="20" w:author="a88101" w:date="2026-06-09T09:52:00Z" w16du:dateUtc="2026-06-09T01:52:00Z">
        <w:r w:rsidRPr="00BD45C2" w:rsidDel="00595E73">
          <w:delText>SAM</w:delText>
        </w:r>
      </w:del>
      <w:r w:rsidRPr="00BD45C2">
        <w:t xml:space="preserve"> series, and related vision-language models show strong zero-shot perception ability and can extract target regions without domain-specific annotated data </w:t>
      </w:r>
      <w:r w:rsidR="008D32A7">
        <w:fldChar w:fldCharType="begin"/>
      </w:r>
      <w:r w:rsidR="008D32A7">
        <w:instrText xml:space="preserve"> ADDIN ZOTERO_ITEM CSL_CITATION {"citationID":"C4RGYMBi","properties":{"unsorted":false,"formattedCitation":"(Ravi et al., 2024; Singh et al., n.d.; Zhu et al., n.d.)","plainCitation":"(Ravi et al., 2024; Singh et al., n.d.; Zhu et al., n.d.)","noteIndex":0},"citationItems":[{"id":96,"uris":["http://zotero.org/users/18031600/items/8BLEJF48"],"itemData":{"id":96,"type":"article","abstract":"We present Segment Anything Model 2 (SAM 2), a foundation model towards solving promptable visual segmentation in images and videos. We build a data engine, which improves model and data via user interaction, to collect the largest video segmentation dataset to date. Our model is a simple transformer architecture with streaming memory for real-time video processing. SAM 2 trained on our data provides strong performance across a wide range of tasks. In video segmentation, we observe better accuracy, using 3x fewer interactions than prior approaches. In image segmentation, our model is more accurate and 6x faster than the Segment Anything Model (SAM). We believe that our data, model, and insights will serve as a significant milestone for video segmentation and related perception tasks. We are releasing our main model, dataset, as well as code for model training and our demo.","citation-key":"raviSAM2Segment2024","DOI":"10.48550/arXiv.2408.00714","language":"en-US","note":"arXiv:2408.00714 [cs]\nTLDR: A data engine is built, which improves model and data via user interaction, to collect the largest video segmentation dataset to date, and a simple transformer architecture with streaming memory for real-time video processing.","number":"arXiv:2408.00714","publisher":"arXiv","source":"arXiv.org","title":"SAM 2: Segment Anything in Images and Videos","title-short":"SAM 2","URL":"http://arxiv.org/abs/2408.00714","author":[{"family":"Ravi","given":"Nikhila"},{"family":"Gabeur","given":"Valentin"},{"family":"Hu","given":"Yuan-Ting"},{"family":"Hu","given":"Ronghang"},{"family":"Ryali","given":"Chaitanya"},{"family":"Ma","given":"Tengyu"},{"family":"Khedr","given":"Haitham"},{"family":"Rädle","given":"Roman"},{"family":"Rolland","given":"Chloe"},{"family":"Gustafson","given":"Laura"},{"family":"Mintun","given":"Eric"},{"family":"Pan","given":"Junting"},{"family":"Alwala","given":"Kalyan Vasudev"},{"family":"Carion","given":"Nicolas"},{"family":"Wu","given":"Chao-Yuan"},{"family":"Girshick","given":"Ross"},{"family":"Dollár","given":"Piotr"},{"family":"Feichtenhofer","given":"Christoph"}],"accessed":{"date-parts":[["2026",1,8]]},"issued":{"date-parts":[["2024",10,28]]}}},{"id":25,"uris":["http://zotero.org/users/18031600/items/WKX3UU7K"],"itemData":{"id":25,"type":"article-journal","abstract":"Deep learning models are transforming agricultural applications by enabling automated phenotyping, monitoring, and yield estimation. However, their effectiveness heavily depends on large amounts of annotated training data, which can be labor and time intensive. Recent advances in open-set object detection, particularly with models like Grounding-DINO, offer a potential solution to detect regions of interests based on text prompt input. Initial zeroshot experiments revealed challenges in crafting effective text prompts, especially for complex objects like individual leaves and visually similar classes. To address these limitations, we propose an efficient few-shot adaptation method that simplifies the Grounding-DINO architecture by removing the text encoder module (BERT) and introducing a randomly initialized trainable text embedding. This method achieves superior performance across multiple agricultural datasets, including plant-weed detection, plant counting, insect identification, fruit counting, and remote sensing tasks. Specifically, it demonstrates up to a </w:instrText>
      </w:r>
      <w:r w:rsidR="008D32A7">
        <w:rPr>
          <w:rFonts w:ascii="Cambria Math" w:hAnsi="Cambria Math" w:cs="Cambria Math"/>
        </w:rPr>
        <w:instrText>∼</w:instrText>
      </w:r>
      <w:r w:rsidR="008D32A7">
        <w:instrText xml:space="preserve"> 24% higher mAP than fully fine-tuned YOLO models on agricultural datasets and outperforms previous state-of-the-art methods by </w:instrText>
      </w:r>
      <w:r w:rsidR="008D32A7">
        <w:rPr>
          <w:rFonts w:ascii="Cambria Math" w:hAnsi="Cambria Math" w:cs="Cambria Math"/>
        </w:rPr>
        <w:instrText>∼</w:instrText>
      </w:r>
      <w:r w:rsidR="008D32A7">
        <w:instrText xml:space="preserve"> 10% in remote sensing, under few-shot learning conditions. Our method offers a promising solution for automating annotation and accelerating the development of specialized agricultural AI solutions.","citation-key":"singhFewShotAdaptationGrounding","DOI":"10.1109/CVPRW67362.2025.00530","language":"en","source":"Zotero","title":"Few-Shot Adaptation of Grounding DINO for Agricultural Domain","author":[{"family":"Singh","given":"Rajhans"},{"family":"Bidese","given":"Rafael"},{"family":"Dhakal","given":"Kshitiz"},{"family":"Sornapudi","given":"Sudhir"}]}},{"id":23,"uris":["http://zotero.org/users/18031600/items/3B6C7Z2H"],"itemData":{"id":23,"type":"article-journal","abstract":"IntroductionAgriculture is a cornerstone of human society but faces significant challenges, including pests, diseases, and the need for increased production ...","citation-key":"zhuFrontiersHarnessingLargea","DOI":"10.3389/fpls.2025.1579355","language":"en","note":"TLDR: It is concluded that while tailored large models are poised to greatly enhance agricultural efficiency and yield, realizing this future requires a concerted effort to overcome the existing technical, infrastructural, and ethical hurdles.","source":"Frontiers","title":"Frontiers | Harnessing large vision and language models in agriculture: a review","title-short":"Frontiers | Harnessing large vision and language models in agriculture","URL":"https://www.frontiersin.org/journals/plant-science/articles/10.3389/fpls.2025.1579355/full","author":[{"family":"Zhu","given":"Hongyan"},{"family":"Qin","given":"Shuai"},{"family":"Su","given":"Min"},{"family":"Lin","given":"Chengzhi"},{"family":"Li","given":"Anjie"},{"family":"Gao","given":"Junfeng"}],"accessed":{"date-parts":[["2026",2,2]]}}}],"schema":"https://github.com/citation-style-language/schema/raw/master/csl-citation.json"} </w:instrText>
      </w:r>
      <w:r w:rsidR="008D32A7">
        <w:fldChar w:fldCharType="separate"/>
      </w:r>
      <w:r w:rsidR="008D32A7">
        <w:rPr>
          <w:noProof/>
        </w:rPr>
        <w:t>(Ravi et al., 2024; Singh et al., n.d.; Zhu et al., n.d.)</w:t>
      </w:r>
      <w:r w:rsidR="008D32A7">
        <w:fldChar w:fldCharType="end"/>
      </w:r>
      <w:r w:rsidRPr="00BD45C2">
        <w:t xml:space="preserve">. However, general vision foundation models cannot be directly used as ready-to-use tools in agricultural scenes. Plant images often involve mutual occlusion among leaves, blurred boundaries of small organs, similar colors between targets and backgrounds, continuous viewpoint changes, and unstable illumination. As a result, single-frame segmentation may produce inconsistent multi-view masks, missing targets, or false background segmentation. Meanwhile, blurred frames generated during handheld video acquisition affect </w:t>
      </w:r>
      <w:proofErr w:type="spellStart"/>
      <w:r w:rsidRPr="00BD45C2">
        <w:t>SfM</w:t>
      </w:r>
      <w:proofErr w:type="spellEnd"/>
      <w:r w:rsidRPr="00BD45C2">
        <w:t xml:space="preserve"> feature matching and the stability of subsequent Gaussian reconstruction. Therefore, deployable three-dimensional plant phenotyping requires the systematic integration of image quality filtering, plant segmentation, multi-view reconstruction, meshing, and scale-aware phenotypic measurement, rather than relying on a single algorithmic module.</w:t>
      </w:r>
    </w:p>
    <w:p w14:paraId="5244B027" w14:textId="6A72A375" w:rsidR="008D763D" w:rsidRPr="00BD45C2" w:rsidRDefault="008D763D" w:rsidP="00BD45C2">
      <w:pPr>
        <w:pStyle w:val="Els-body-text"/>
        <w:spacing w:line="480" w:lineRule="auto"/>
        <w:rPr>
          <w:rFonts w:hint="eastAsia"/>
          <w:lang w:eastAsia="zh-CN"/>
        </w:rPr>
      </w:pPr>
      <w:ins w:id="21" w:author="a88101" w:date="2026-06-09T13:25:00Z" w16du:dateUtc="2026-06-09T05:25:00Z">
        <w:r w:rsidRPr="008D763D">
          <w:rPr>
            <w:lang w:eastAsia="zh-CN"/>
          </w:rPr>
          <w:t>Recent studies have shown that three-dimensional plant representations can support quantitative phenotyping by capturing geometric traits that are difficult to obtain from two-dimensional images, including plant height, canopy structure, leaf morphology, and organ-level spatial variati</w:t>
        </w:r>
        <w:r w:rsidRPr="00967F0E">
          <w:rPr>
            <w:color w:val="EE0000"/>
            <w:lang w:eastAsia="zh-CN"/>
            <w:rPrChange w:id="22" w:author="a88101" w:date="2026-06-09T13:30:00Z" w16du:dateUtc="2026-06-09T05:30:00Z">
              <w:rPr>
                <w:lang w:eastAsia="zh-CN"/>
              </w:rPr>
            </w:rPrChange>
          </w:rPr>
          <w:t>on</w:t>
        </w:r>
      </w:ins>
      <w:r w:rsidR="00967F0E" w:rsidRPr="00967F0E">
        <w:rPr>
          <w:color w:val="EE0000"/>
          <w:lang w:eastAsia="zh-CN"/>
          <w:rPrChange w:id="23" w:author="a88101" w:date="2026-06-09T13:30:00Z" w16du:dateUtc="2026-06-09T05:30:00Z">
            <w:rPr>
              <w:lang w:eastAsia="zh-CN"/>
            </w:rPr>
          </w:rPrChange>
        </w:rPr>
        <w:fldChar w:fldCharType="begin"/>
      </w:r>
      <w:r w:rsidR="00967F0E" w:rsidRPr="00967F0E">
        <w:rPr>
          <w:color w:val="EE0000"/>
          <w:lang w:eastAsia="zh-CN"/>
          <w:rPrChange w:id="24" w:author="a88101" w:date="2026-06-09T13:30:00Z" w16du:dateUtc="2026-06-09T05:30:00Z">
            <w:rPr>
              <w:lang w:eastAsia="zh-CN"/>
            </w:rPr>
          </w:rPrChange>
        </w:rPr>
        <w:instrText xml:space="preserve"> ADDIN ZOTERO_ITEM CSL_CITATION {"citationID":"WImDXvTD","properties":{"unsorted":false,"formattedCitation":"(Harandi et al., 2023)","plainCitation":"(Harandi et al., 2023)","noteIndex":0},"citationItems":[{"id":35,"uris":["http://zotero.org/users/18031600/items/VFKXKC3N"],"itemData":{"id":35,"type":"article-journal","abstract":"Computer vision technology is moving more and more towards a three-dimensional approach, and plant phenotyping is following this trend. However, despite its potential, the complexity of the analysis of 3D representations has been the main bottleneck hindering the wider deployment of 3D plant phenotyping. In this review we provide an overview of typical steps for the processing and analysis of 3D representations of plants, to offer potential users of 3D phenotyping a first gateway into its application, and to stimulate its further development. We focus on plant phenotyping applications where the goal is to measure characteristics of single plants or crop canopies on a small scale in research settings, as opposed to large scale crop monitoring in the field.","citation-key":"harandiHowMakeSense2023","container-title":"Plant Methods","DOI":"10.1186/s13007-023-01031-z","ISSN":"1746-4811","issue":"1","journalAbbreviation":"Plant Methods","language":"en","note":"TLDR: This review focuses on plant phenotyping applications where the goal is to measure characteristics of single plants or crop canopies on a small scale in research settings, as opposed to large scale crop monitoring in the field.","page":"60","source":"DOI.org (Crossref)","title":"How to make sense of 3D representations for plant phenotyping: a compendium of processing and analysis techniques","title-short":"How to make sense of 3D representations for plant phenotyping","volume":"19","author":[{"family":"Harandi","given":"Negin"},{"family":"Vandenberghe","given":"Breght"},{"family":"Vankerschaver","given":"Joris"},{"family":"Depuydt","given":"Stephen"},{"family":"Van Messem","given":"Arnout"}],"issued":{"date-parts":[["2023",6,23]]}}}],"schema":"https://github.com/citation-style-language/schema/raw/master/csl-citation.json"} </w:instrText>
      </w:r>
      <w:r w:rsidR="00967F0E" w:rsidRPr="00967F0E">
        <w:rPr>
          <w:color w:val="EE0000"/>
          <w:lang w:eastAsia="zh-CN"/>
          <w:rPrChange w:id="25" w:author="a88101" w:date="2026-06-09T13:30:00Z" w16du:dateUtc="2026-06-09T05:30:00Z">
            <w:rPr>
              <w:lang w:eastAsia="zh-CN"/>
            </w:rPr>
          </w:rPrChange>
        </w:rPr>
        <w:fldChar w:fldCharType="separate"/>
      </w:r>
      <w:r w:rsidR="00967F0E" w:rsidRPr="00967F0E">
        <w:rPr>
          <w:noProof/>
          <w:color w:val="EE0000"/>
          <w:lang w:eastAsia="zh-CN"/>
          <w:rPrChange w:id="26" w:author="a88101" w:date="2026-06-09T13:30:00Z" w16du:dateUtc="2026-06-09T05:30:00Z">
            <w:rPr>
              <w:noProof/>
              <w:lang w:eastAsia="zh-CN"/>
            </w:rPr>
          </w:rPrChange>
        </w:rPr>
        <w:t>(Harandi et al., 2023)</w:t>
      </w:r>
      <w:r w:rsidR="00967F0E" w:rsidRPr="00967F0E">
        <w:rPr>
          <w:color w:val="EE0000"/>
          <w:lang w:eastAsia="zh-CN"/>
          <w:rPrChange w:id="27" w:author="a88101" w:date="2026-06-09T13:30:00Z" w16du:dateUtc="2026-06-09T05:30:00Z">
            <w:rPr>
              <w:lang w:eastAsia="zh-CN"/>
            </w:rPr>
          </w:rPrChange>
        </w:rPr>
        <w:fldChar w:fldCharType="end"/>
      </w:r>
      <w:ins w:id="28" w:author="a88101" w:date="2026-06-09T13:25:00Z" w16du:dateUtc="2026-06-09T05:25:00Z">
        <w:r w:rsidRPr="00967F0E">
          <w:rPr>
            <w:color w:val="EE0000"/>
            <w:lang w:eastAsia="zh-CN"/>
            <w:rPrChange w:id="29" w:author="a88101" w:date="2026-06-09T13:30:00Z" w16du:dateUtc="2026-06-09T05:30:00Z">
              <w:rPr>
                <w:lang w:eastAsia="zh-CN"/>
              </w:rPr>
            </w:rPrChange>
          </w:rPr>
          <w:t xml:space="preserve">. </w:t>
        </w:r>
        <w:r w:rsidRPr="008D763D">
          <w:rPr>
            <w:lang w:eastAsia="zh-CN"/>
          </w:rPr>
          <w:t>Existing image-based plant reconstruction studies have also demonstrated the feasibility of using multi-view images or image sequences for 3D reconstruction and phenotypic trait extra</w:t>
        </w:r>
        <w:r w:rsidRPr="00967F0E">
          <w:rPr>
            <w:color w:val="EE0000"/>
            <w:lang w:eastAsia="zh-CN"/>
            <w:rPrChange w:id="30" w:author="a88101" w:date="2026-06-09T13:31:00Z" w16du:dateUtc="2026-06-09T05:31:00Z">
              <w:rPr>
                <w:lang w:eastAsia="zh-CN"/>
              </w:rPr>
            </w:rPrChange>
          </w:rPr>
          <w:t>ction</w:t>
        </w:r>
      </w:ins>
      <w:r w:rsidR="00967F0E" w:rsidRPr="00967F0E">
        <w:rPr>
          <w:color w:val="EE0000"/>
          <w:lang w:eastAsia="zh-CN"/>
          <w:rPrChange w:id="31" w:author="a88101" w:date="2026-06-09T13:31:00Z" w16du:dateUtc="2026-06-09T05:31:00Z">
            <w:rPr>
              <w:lang w:eastAsia="zh-CN"/>
            </w:rPr>
          </w:rPrChange>
        </w:rPr>
        <w:fldChar w:fldCharType="begin"/>
      </w:r>
      <w:r w:rsidR="00B24B94">
        <w:rPr>
          <w:color w:val="EE0000"/>
          <w:lang w:eastAsia="zh-CN"/>
        </w:rPr>
        <w:instrText xml:space="preserve"> ADDIN ZOTERO_ITEM CSL_CITATION {"citationID":"ALhLxMOu","properties":{"unsorted":false,"formattedCitation":"(Li et al., 2022; W. Wang et al., 2025)","plainCitation":"(Li et al., 2022; W. Wang et al., 2025)","noteIndex":0},"citationItems":[{"id":1872,"uris":["http://zotero.org/users/18031600/items/X5UJBW5P"],"itemData":{"id":1872,"type":"article-journal","abstract":"As an important method for crop phenotype quantification, three-dimensional (3D) reconstruction is of critical importance for exploring the phenotypic characteristics of crops. In this study, maize seedlings were subjected to 3D reconstruction based on the imaging technology, and their phenotypic characters were analyzed. In the first stage, a multi-view image sequence was acquired\n              via\n              an RGB camera and video frame extraction method, followed by 3D reconstruction of maize based on structure from motion algorithm. Next, the original point cloud data of maize were preprocessed through Euclidean clustering algorithm, color filtering algorithm and point cloud voxel filtering algorithm to obtain a point cloud model of maize. In the second stage, the phenotypic parameters in the development process of maize seedlings were analyzed, and the maize plant height, leaf length, relative leaf area and leaf width measured through point cloud were compared with the corresponding manually measured values, and the two were highly correlated, with the coefficient of determination (\n              R\n              2\n              ) of 0.991, 0.989, 0.926 and 0.963, respectively. In addition, the errors generated between the two were also analyzed, and results reflected that the proposed method was capable of rapid, accurate and nondestructive extraction. In the third stage, maize stem leaves were segmented and identified through the region growing segmentation algorithm, and the expected segmentation effect was achieved. In general, the proposed method could accurately construct the 3D morphology of maize plants, segment maize leaves, and nondestructively and accurately extract the phenotypic parameters of maize plants, thus providing a data support for the research on maize phenotypes.","container-title":"Frontiers in Plant Science","DOI":"10.3389/fpls.2022.974339","ISSN":"1664-462X","journalAbbreviation":"Front. Plant Sci.","language":"en","page":"974339","source":"DOI.org (Crossref)","title":"Three-dimensional reconstruction and phenotype measurement of maize seedlings based on multi-view image sequences","volume":"13","author":[{"family":"Li","given":"Yuchao"},{"family":"Liu","given":"Jingyan"},{"family":"Zhang","given":"Bo"},{"family":"Wang","given":"Yonggang"},{"family":"Yao","given":"Jingfa"},{"family":"Zhang","given":"Xuejing"},{"family":"Fan","given":"Baojiang"},{"family":"Li","given":"Xudong"},{"family":"Hai","given":"Yan"},{"family":"Fan","given":"Xiaofei"}],"issued":{"date-parts":[["2022",9,2]]}}},{"id":231,"uris":["http://zotero.org/users/18031600/items/XWEDIMRH"],"itemData":{"id":231,"type":"article","abstract":"Feed-forward 3D Gaussian Splatting (3DGS) models have recently emerged as a promising solution for novel view synthesis, enabling one-pass inference without the need for per-scene 3DGS optimization. However, their scalability is fundamentally constrained by the limited capacity of their models, leading to degraded performance or excessive memory consumption as the number of input views increases. In this work, we analyze feed-forward 3DGS frameworks through the lens of the Information Bottleneck principle and introduce ZPressor, a lightweight architecture-agnostic module that enables efficient compression of multi-view inputs into a compact latent state $Z$ that retains essential scene information while discarding redundancy. Concretely, ZPressor enables existing feed-forward 3DGS models to scale to over 100 input views at 480P resolution on an 80GB GPU, by partitioning the views into anchor and support sets and using cross attention to compress the information from the support views into anchor views, forming the compressed latent state $Z$. We show that integrating ZPressor into several state-of-the-art feed-forward 3DGS models consistently improves performance under moderate input views and enhances robustness under dense view settings on two large-scale benchmarks DL3DV-10K and RealEstate10K. The video results, code and trained models are available on our project page: https://lhmd.top/zpressor.","citation-key":"wangZPressorBottleneckAwareCompression2025","DOI":"10.48550/arXiv.2505.23734","language":"en-US","note":"arXiv:2505.23734 [cs]\nTLDR: ZPressor is introduced, a lightweight architecture-agnostic module that enables efficient compression of multi-view inputs into a compact latent state $Z$ that retains essential scene information while discarding red</w:instrText>
      </w:r>
      <w:r w:rsidR="00B24B94">
        <w:rPr>
          <w:rFonts w:hint="eastAsia"/>
          <w:color w:val="EE0000"/>
          <w:lang w:eastAsia="zh-CN"/>
        </w:rPr>
        <w:instrText>undancy in feed-forward 3D Gaussian Splatting models.\ntitleTranslation: ZPressor</w:instrText>
      </w:r>
      <w:r w:rsidR="00B24B94">
        <w:rPr>
          <w:rFonts w:hint="eastAsia"/>
          <w:color w:val="EE0000"/>
          <w:lang w:eastAsia="zh-CN"/>
        </w:rPr>
        <w:instrText>：用于可扩展前馈</w:instrText>
      </w:r>
      <w:r w:rsidR="00B24B94">
        <w:rPr>
          <w:rFonts w:hint="eastAsia"/>
          <w:color w:val="EE0000"/>
          <w:lang w:eastAsia="zh-CN"/>
        </w:rPr>
        <w:instrText xml:space="preserve"> 3DGS </w:instrText>
      </w:r>
      <w:r w:rsidR="00B24B94">
        <w:rPr>
          <w:rFonts w:hint="eastAsia"/>
          <w:color w:val="EE0000"/>
          <w:lang w:eastAsia="zh-CN"/>
        </w:rPr>
        <w:instrText>的瓶颈感知压缩</w:instrText>
      </w:r>
      <w:r w:rsidR="00B24B94">
        <w:rPr>
          <w:rFonts w:hint="eastAsia"/>
          <w:color w:val="EE0000"/>
          <w:lang w:eastAsia="zh-CN"/>
        </w:rPr>
        <w:instrText>","number":"arXiv:2505.23734","publisher":"arXiv","source":"arXiv.org","title":"ZPressor: Bottleneck-Aware Compression for Scalable Feed-Forward 3DGS","t</w:instrText>
      </w:r>
      <w:r w:rsidR="00B24B94">
        <w:rPr>
          <w:color w:val="EE0000"/>
          <w:lang w:eastAsia="zh-CN"/>
        </w:rPr>
        <w:instrText xml:space="preserve">itle-short":"ZPressor","URL":"http://arxiv.org/abs/2505.23734","author":[{"family":"Wang","given":"Weijie"},{"family":"Chen","given":"Donny Y."},{"family":"Zhang","given":"Zeyu"},{"family":"Shi","given":"Duochao"},{"family":"Liu","given":"Akide"},{"family":"Zhuang","given":"Bohan"}],"accessed":{"date-parts":[["2025",11,6]]},"issued":{"date-parts":[["2025",11,5]]}}}],"schema":"https://github.com/citation-style-language/schema/raw/master/csl-citation.json"} </w:instrText>
      </w:r>
      <w:r w:rsidR="00967F0E" w:rsidRPr="00967F0E">
        <w:rPr>
          <w:color w:val="EE0000"/>
          <w:lang w:eastAsia="zh-CN"/>
          <w:rPrChange w:id="32" w:author="a88101" w:date="2026-06-09T13:31:00Z" w16du:dateUtc="2026-06-09T05:31:00Z">
            <w:rPr>
              <w:lang w:eastAsia="zh-CN"/>
            </w:rPr>
          </w:rPrChange>
        </w:rPr>
        <w:fldChar w:fldCharType="separate"/>
      </w:r>
      <w:r w:rsidR="00B24B94">
        <w:rPr>
          <w:noProof/>
          <w:color w:val="EE0000"/>
          <w:lang w:eastAsia="zh-CN"/>
        </w:rPr>
        <w:t>(Li et al., 2022; W. Wang et al., 2025)</w:t>
      </w:r>
      <w:r w:rsidR="00967F0E" w:rsidRPr="00967F0E">
        <w:rPr>
          <w:color w:val="EE0000"/>
          <w:lang w:eastAsia="zh-CN"/>
          <w:rPrChange w:id="33" w:author="a88101" w:date="2026-06-09T13:31:00Z" w16du:dateUtc="2026-06-09T05:31:00Z">
            <w:rPr>
              <w:lang w:eastAsia="zh-CN"/>
            </w:rPr>
          </w:rPrChange>
        </w:rPr>
        <w:fldChar w:fldCharType="end"/>
      </w:r>
      <w:ins w:id="34" w:author="a88101" w:date="2026-06-09T13:25:00Z" w16du:dateUtc="2026-06-09T05:25:00Z">
        <w:r w:rsidRPr="00967F0E">
          <w:rPr>
            <w:color w:val="EE0000"/>
            <w:lang w:eastAsia="zh-CN"/>
            <w:rPrChange w:id="35" w:author="a88101" w:date="2026-06-09T13:31:00Z" w16du:dateUtc="2026-06-09T05:31:00Z">
              <w:rPr>
                <w:lang w:eastAsia="zh-CN"/>
              </w:rPr>
            </w:rPrChange>
          </w:rPr>
          <w:t xml:space="preserve">. </w:t>
        </w:r>
        <w:r w:rsidRPr="008D763D">
          <w:rPr>
            <w:lang w:eastAsia="zh-CN"/>
          </w:rPr>
          <w:t>Therefore, F2DMAS is designed as an application-oriented workflow that connects low-cost video acquisition, image preprocessing, 3D reconstruction, explicit meshing, scale recovery, and phenotypic measurement into a continuous pipeline.</w:t>
        </w:r>
      </w:ins>
    </w:p>
    <w:p w14:paraId="4220A86B" w14:textId="77777777" w:rsidR="000B59F4" w:rsidRPr="00BD45C2" w:rsidRDefault="000B59F4" w:rsidP="00BD45C2">
      <w:pPr>
        <w:pStyle w:val="Els-body-text"/>
        <w:spacing w:line="480" w:lineRule="auto"/>
      </w:pPr>
      <w:r w:rsidRPr="00BD45C2">
        <w:t xml:space="preserve">To address these problems, this paper proposes F2DMAS, an automated three-dimensional plant phenotyping workflow for unstructured environments. The framework takes multi-view RGB videos captured by consumer-grade smartphones as input and sequentially performs video frame extraction, frequency-domain </w:t>
      </w:r>
      <w:r w:rsidRPr="00BD45C2">
        <w:lastRenderedPageBreak/>
        <w:t xml:space="preserve">image quality filtering, plant segmentation driven by vision foundation models, </w:t>
      </w:r>
      <w:proofErr w:type="spellStart"/>
      <w:r w:rsidRPr="00BD45C2">
        <w:t>SfM</w:t>
      </w:r>
      <w:proofErr w:type="spellEnd"/>
      <w:r w:rsidRPr="00BD45C2">
        <w:t xml:space="preserve"> camera pose estimation, 2D Gaussian Splatting-based three-dimensional reconstruction, explicit mesh extraction, scale recovery, and phenotypic trait measurement. Unlike traditional pipelines that depend on dedicated devices or manual post-processing, F2DMAS aims to achieve automated processing from smartphone video acquisition to quantifiable three-dimensional phenotypic output. </w:t>
      </w:r>
    </w:p>
    <w:p w14:paraId="5BEBF30A" w14:textId="74FEB0AA" w:rsidR="00D32F04" w:rsidRPr="00BD45C2" w:rsidRDefault="000B59F4" w:rsidP="00BD45C2">
      <w:pPr>
        <w:pStyle w:val="Els-body-text"/>
        <w:spacing w:line="480" w:lineRule="auto"/>
      </w:pPr>
      <w:r w:rsidRPr="00BD45C2">
        <w:t>The main contributions of this paper are summarized as follows. First, this paper builds an automated three-dimensional plant phenotyping workflow based on consumer-grade smartphone videos, which converts multi-view RGB videos into scale-recovered three-dimensional meshes and phenotypic traits without dedicated imaging hardware or domain-specific annotated data. Second, it integrates</w:t>
      </w:r>
      <w:ins w:id="36" w:author="a88101" w:date="2026-06-09T09:54:00Z" w16du:dateUtc="2026-06-09T01:54:00Z">
        <w:r w:rsidR="006F57BB">
          <w:rPr>
            <w:rFonts w:hint="eastAsia"/>
            <w:lang w:eastAsia="zh-CN"/>
          </w:rPr>
          <w:t xml:space="preserve"> </w:t>
        </w:r>
        <w:r w:rsidR="006F57BB" w:rsidRPr="006F57BB">
          <w:rPr>
            <w:lang w:eastAsia="zh-CN"/>
          </w:rPr>
          <w:t>fast Fourier transform (FFT)-based</w:t>
        </w:r>
      </w:ins>
      <w:r w:rsidRPr="00BD45C2">
        <w:t xml:space="preserve"> frequency-domain frame quality filtering with vision foundation model-based segmentation to form FSAM3, a dual-domain preprocessing module that reduces the effects of handheld motion blur and complex backgrounds on subsequent reconstruction. Third, it combines 2D Gaussian Splatting, </w:t>
      </w:r>
      <w:ins w:id="37" w:author="a88101" w:date="2026-06-09T09:58:00Z" w16du:dateUtc="2026-06-09T01:58:00Z">
        <w:r w:rsidR="00322F7D" w:rsidRPr="00322F7D">
          <w:t>Truncated Signed Distance Function (TSDF)-based</w:t>
        </w:r>
      </w:ins>
      <w:del w:id="38" w:author="a88101" w:date="2026-06-09T09:58:00Z" w16du:dateUtc="2026-06-09T01:58:00Z">
        <w:r w:rsidRPr="00BD45C2" w:rsidDel="00322F7D">
          <w:delText>TSDF</w:delText>
        </w:r>
      </w:del>
      <w:r w:rsidRPr="00BD45C2">
        <w:t xml:space="preserve"> meshing, and scale recovery to support the automatic extraction of three-dimensional plant phenotypic traits, including plant height, canopy width, leaf length, and leaf width. Fourth, it validates the effectiveness of the workflow on a dataset containing 15 plant species and two acquisition scenarios. The experimental results show that F2DMAS has good application feasibility in terms of reconstruction quality, mesh extraction efficiency, and phenotypic measurement agreement.</w:t>
      </w:r>
    </w:p>
    <w:p w14:paraId="18D187C3" w14:textId="10E27D41" w:rsidR="008428EC" w:rsidRPr="00D27D8B" w:rsidRDefault="008428EC" w:rsidP="00D32F04">
      <w:pPr>
        <w:pStyle w:val="Els-1storder-head"/>
        <w:spacing w:line="480" w:lineRule="auto"/>
      </w:pPr>
      <w:r w:rsidRPr="008428EC">
        <w:t>Materials and methods</w:t>
      </w:r>
    </w:p>
    <w:p w14:paraId="34F0BCDC" w14:textId="26A0A9AD" w:rsidR="0029773D" w:rsidRDefault="001D3CC2" w:rsidP="00670817">
      <w:pPr>
        <w:pStyle w:val="Els-2ndorder-head"/>
        <w:spacing w:line="480" w:lineRule="auto"/>
      </w:pPr>
      <w:r w:rsidRPr="001D3CC2">
        <w:t>Overall System Architecture</w:t>
      </w:r>
    </w:p>
    <w:p w14:paraId="2C452805" w14:textId="3F11082E" w:rsidR="00053F38" w:rsidRDefault="000B59F4" w:rsidP="005E6B46">
      <w:pPr>
        <w:pStyle w:val="Els-body-text"/>
        <w:spacing w:line="480" w:lineRule="auto"/>
        <w:rPr>
          <w:lang w:eastAsia="zh-CN"/>
        </w:rPr>
      </w:pPr>
      <w:r w:rsidRPr="000B59F4">
        <w:t>F2DMAS</w:t>
      </w:r>
      <w:r>
        <w:t xml:space="preserve"> is an automated three-dimensional plant phenotyping workflow designed for unstructured environments. It aims to convert multi-view RGB videos captured by consumer-grade smartphones into scale-recovered three-dimensional models and corresponding measurements for phenotypic analysis. The workflow consists of six stages, including data acquisition, image preprocessing, three-dimensional reconstruction, </w:t>
      </w:r>
      <w:r>
        <w:lastRenderedPageBreak/>
        <w:t>explicit mesh extraction, scale recovery, and phenotypic trait measurement. Together, these stages form a complete processing pipeline from video acquisition to phenotypic output.</w:t>
      </w:r>
    </w:p>
    <w:p w14:paraId="1FF71BCC" w14:textId="62030633" w:rsidR="005E6B46" w:rsidDel="008D763D" w:rsidRDefault="005E6B46" w:rsidP="005E6B46">
      <w:pPr>
        <w:pStyle w:val="Els-body-text"/>
        <w:spacing w:line="480" w:lineRule="auto"/>
        <w:rPr>
          <w:del w:id="39" w:author="a88101" w:date="2026-06-09T13:25:00Z" w16du:dateUtc="2026-06-09T05:25:00Z"/>
          <w:lang w:eastAsia="zh-CN"/>
        </w:rPr>
      </w:pPr>
      <w:del w:id="40" w:author="a88101" w:date="2026-06-09T13:25:00Z" w16du:dateUtc="2026-06-09T05:25:00Z">
        <w:r w:rsidRPr="005E6B46" w:rsidDel="008D763D">
          <w:rPr>
            <w:lang w:eastAsia="zh-CN"/>
          </w:rPr>
          <w:delText>Recent studies have shown that three-dimensional plant representations can support quantitative phenotyping by capturing geometric traits that are difficult to obtain from two-dimensional images, including plant height, canopy structure, leaf morphology, and organ-level spatial variation</w:delText>
        </w:r>
        <w:r w:rsidDel="008D763D">
          <w:rPr>
            <w:rFonts w:hint="eastAsia"/>
            <w:lang w:eastAsia="zh-CN"/>
          </w:rPr>
          <w:delText xml:space="preserve"> </w:delText>
        </w:r>
        <w:r w:rsidDel="008D763D">
          <w:rPr>
            <w:lang w:eastAsia="zh-CN"/>
          </w:rPr>
          <w:fldChar w:fldCharType="begin"/>
        </w:r>
        <w:r w:rsidDel="008D763D">
          <w:rPr>
            <w:lang w:eastAsia="zh-CN"/>
          </w:rPr>
          <w:delInstrText xml:space="preserve"> ADDIN ZOTERO_ITEM CSL_CITATION {"citationID":"1AinV54h","properties":{"unsorted":false,"formattedCitation":"(Harandi et al., 2023b)","plainCitation":"(Harandi et al., 2023b)","noteIndex":0},"citationItems":[{"id":1873,"uris":["http://zotero.org/users/18031600/items/MAINTCVQ"],"itemData":{"id":1873,"type":"article-journal","abstract":"Computer vision technology is moving more and more towards a three-dimensional approach, and plant phenotyping is following this trend. However, despite its potential, the complexity of the analysis of 3D representations has been the main bottleneck hindering the wider deployment of 3D plant phenotyping. In this review we provide an overview of typical steps for the processing and analysis of 3D representations of plants, to offer potential users of 3D phenotyping a first gateway into its application, and to stimulate its further development. We focus on plant phenotyping applications where the goal is to measure characteristics of single plants or crop canopies on a small scale in research settings, as opposed to large scale crop monitoring in the field.","container-title":"Plant Methods","DOI":"10.1186/s13007-023-01031-z","ISSN":"1746-4811","issue":"1","journalAbbreviation":"Plant Methods","language":"en","page":"60","source":"DOI.org (Crossref)","title":"How to make sense of 3D representations for plant phenotyping: a compendium of processing and analysis techniques","title-short":"How to make sense of 3D representations for plant phenotyping","volume":"19","author":[{"family":"Harandi","given":"Negin"},{"family":"Vandenberghe","given":"Breght"},{"family":"Vankerschaver","given":"Joris"},{"family":"Depuydt","given":"Stephen"},{"family":"Van Messem","given":"Arnout"}],"issued":{"date-parts":[["2023",6,23]]}}}],"schema":"https://github.com/citation-style-language/schema/raw/master/csl-citation.json"} </w:delInstrText>
        </w:r>
        <w:r w:rsidDel="008D763D">
          <w:rPr>
            <w:lang w:eastAsia="zh-CN"/>
          </w:rPr>
          <w:fldChar w:fldCharType="separate"/>
        </w:r>
        <w:r w:rsidDel="008D763D">
          <w:rPr>
            <w:noProof/>
            <w:lang w:eastAsia="zh-CN"/>
          </w:rPr>
          <w:delText>(Harandi et al., 2023b)</w:delText>
        </w:r>
        <w:r w:rsidDel="008D763D">
          <w:rPr>
            <w:lang w:eastAsia="zh-CN"/>
          </w:rPr>
          <w:fldChar w:fldCharType="end"/>
        </w:r>
        <w:r w:rsidRPr="005E6B46" w:rsidDel="008D763D">
          <w:rPr>
            <w:lang w:eastAsia="zh-CN"/>
          </w:rPr>
          <w:delText>. Existing image-based plant reconstruction studies have also demonstrated the feasibility of using multi-view images or image sequences for 3D reconstruction and phenotypic trait extraction</w:delText>
        </w:r>
        <w:r w:rsidDel="008D763D">
          <w:rPr>
            <w:lang w:eastAsia="zh-CN"/>
          </w:rPr>
          <w:fldChar w:fldCharType="begin"/>
        </w:r>
        <w:r w:rsidDel="008D763D">
          <w:rPr>
            <w:lang w:eastAsia="zh-CN"/>
          </w:rPr>
          <w:delInstrText xml:space="preserve"> ADDIN ZOTERO_ITEM CSL_CITATION {"citationID":"DBm9kTEJ","properties":{"unsorted":false,"formattedCitation":"(Li et al., 2022; Wang et al., 2025)","plainCitation":"(Li et al., 2022; Wang et al., 2025)","noteIndex":0},"citationItems":[{"id":1872,"uris":["http://zotero.org/users/18031600/items/X5UJBW5P"],"itemData":{"id":1872,"type":"article-journal","abstract":"As an important method for crop phenotype quantification, three-dimensional (3D) reconstruction is of critical importance for exploring the phenotypic characteristics of crops. In this study, maize seedlings were subjected to 3D reconstruction based on the imaging technology, and their phenotypic characters were analyzed. In the first stage, a multi-view image sequence was acquired\n              via\n              an RGB camera and video frame extraction method, followed by 3D reconstruction of maize based on structure from motion algorithm. Next, the original point cloud data of maize were preprocessed through Euclidean clustering algorithm, color filtering algorithm and point cloud voxel filtering algorithm to obtain a point cloud model of maize. In the second stage, the phenotypic parameters in the development process of maize seedlings were analyzed, and the maize plant height, leaf length, relative leaf area and leaf width measured through point cloud were compared with the corresponding manually measured values, and the two were highly correlated, with the coefficient of determination (\n              R\n              2\n              ) of 0.991, 0.989, 0.926 and 0.963, respectively. In addition, the errors generated between the two were also analyzed, and results reflected that the proposed method was capable of rapid, accurate and nondestructive extraction. In the third stage, maize stem leaves were segmented and identified through the region growing segmentation algorithm, and the expected segmentation effect was achieved. In general, the proposed method could accurately construct the 3D morphology of maize plants, segment maize leaves, and nondestructively and accurately extract the phenotypic parameters of maize plants, thus providing a data support for the research on maize phenotypes.","container-title":"Frontiers in Plant Science","DOI":"10.3389/fpls.2022.974339","ISSN":"1664-462X","journalAbbreviation":"Front. Plant Sci.","language":"en","page":"974339","source":"DOI.org (Crossref)","title":"Three-dimensional reconstruction and phenotype measurement of maize seedlings based on multi-view image sequences","volume":"13","author":[{"family":"Li","given":"Yuchao"},{"family":"Liu","given":"Jingyan"},{"family":"Zhang","given":"Bo"},{"family":"Wang","given":"Yonggang"},{"family":"Yao","given":"Jingfa"},{"family":"Zhang","given":"Xuejing"},{"family":"Fan","given":"Baojiang"},{"family":"Li","given":"Xudong"},{"family":"Hai","given":"Yan"},{"family":"Fan","given":"Xiaofei"}],"issued":{"date-parts":[["2022",9,2]]}}},{"id":1871,"uris":["http://zotero.org/users/18031600/items/S643SWBY"],"itemData":{"id":1871,"type":"article-journal","abstract":"Introduction\n              Accurate 3D reconstruction is essential for plant phenotyping. However, point clouds generated directly by binocular cameras using single-shot mode often suffer from distortion, while self-occlusion among plant organs complicates complete data acquisition.\n            \n            \n              Methods\n              To address these challenges, this study proposes and validates an integrated, two-phase plant 3D reconstruction workflow. In the first phase, we bypass the integrated depth estimation module on camera and instead apply Structure from Motion (SfM) and Multi-View Stereo (MVS) techniques to the captured high-resolution images. It produces high-fidelity, single-view point clouds, effectively avoiding distortion and drift. In the second phase, to overcome self-occlusion, we register point clouds from six viewpoints into a complete plant model. This process involves a rapid coarse alignment using a marker-based Self-Registration (SR) method, followed by fine alignment with the Iterative Closest Point (ICP) algorithm.\n            \n            \n              Results\n              The workflow was validated on two Ilex species (Ilex verticillata and Ilex salicina). The results demonstrate the high accuracy and reliability of the workflow. Furthermore, key phenotypic parameters extracted from the models show a strong correlation with manual measurements, with coefficients of determination (R²) exceeding 0.92 for plant height and crown width, and ranging from 0.72 to 0.89 for leaf parameters.\n            \n            \n              Discussion\n              These findings validate our workflow as an accurate, reliable, and accessible tool for quantitative 3D plant phenotyping.","container-title":"Frontiers in Plant Science","DOI":"10.3389/fpls.2025.1642388","ISSN":"1664-462X","journalAbbreviation":"Front. Plant Sci.","language":"en","page":"1642388","source":"DOI.org (Crossref)","title":"Accurate plant 3D reconstruction and phenotypic traits extraction via stereo imaging and multi-view point cloud alignment","volume":"16","author":[{"family":"Wang","given":"Zhencan"},{"family":"Zhang","given":"Huichun"},{"family":"Bian","given":"Liming"},{"family":"Zhou","given":"Lei"},{"family":"Ge","given":"Yufeng"}],"issued":{"date-parts":[["2025",9,30]]}}}],"schema":"https://github.com/citation-style-language/schema/raw/master/csl-citation.json"} </w:delInstrText>
        </w:r>
        <w:r w:rsidDel="008D763D">
          <w:rPr>
            <w:lang w:eastAsia="zh-CN"/>
          </w:rPr>
          <w:fldChar w:fldCharType="separate"/>
        </w:r>
        <w:r w:rsidDel="008D763D">
          <w:rPr>
            <w:noProof/>
            <w:lang w:eastAsia="zh-CN"/>
          </w:rPr>
          <w:delText>(Li et al., 2022; Wang et al., 2025)</w:delText>
        </w:r>
        <w:r w:rsidDel="008D763D">
          <w:rPr>
            <w:lang w:eastAsia="zh-CN"/>
          </w:rPr>
          <w:fldChar w:fldCharType="end"/>
        </w:r>
        <w:r w:rsidRPr="005E6B46" w:rsidDel="008D763D">
          <w:rPr>
            <w:lang w:eastAsia="zh-CN"/>
          </w:rPr>
          <w:delText>. Therefore, F2DMAS is designed as an application-oriented workflow that connects low-cost video acquisition, image preprocessing, 3D reconstruction, explicit meshing, scale recovery, and phenotypic measurement into a continuous pipeline.</w:delText>
        </w:r>
      </w:del>
    </w:p>
    <w:p w14:paraId="6BA4B774" w14:textId="77777777" w:rsidR="000B59F4" w:rsidRDefault="000B59F4" w:rsidP="000B59F4">
      <w:pPr>
        <w:pStyle w:val="Els-body-text"/>
        <w:spacing w:line="480" w:lineRule="auto"/>
      </w:pPr>
      <w:r>
        <w:t>In the data acquisition stage, a consumer-grade smartphone is used to capture multi-view videos around potted plants, and continuous image sequences are extracted from the raw videos. To address motion blur that may occur under handheld recording and non-ideal illumination conditions, the workflow introduces frequency-domain image quality filtering to remove low-quality frames, thereby improving the stability of subsequent feature matching and camera pose estimation. Then, a plant segmentation module is built based on vision foundation models. It obtains plant foreground masks through text prompts and temporal propagation, and separates complex backgrounds, pots, supports, and other non-target regions from multi-view images.</w:t>
      </w:r>
    </w:p>
    <w:p w14:paraId="291ED900" w14:textId="77777777" w:rsidR="000B59F4" w:rsidRDefault="000B59F4" w:rsidP="000B59F4">
      <w:pPr>
        <w:pStyle w:val="Els-body-text"/>
        <w:spacing w:line="480" w:lineRule="auto"/>
      </w:pPr>
      <w:r>
        <w:t xml:space="preserve">In the three-dimensional reconstruction stage, the preprocessed multi-view images first enter the </w:t>
      </w:r>
      <w:proofErr w:type="spellStart"/>
      <w:r>
        <w:t>SfM</w:t>
      </w:r>
      <w:proofErr w:type="spellEnd"/>
      <w:r>
        <w:t xml:space="preserve"> pipeline to estimate camera intrinsic and extrinsic parameters as well as sparse geometric structures. The workflow then adopts 2D Gaussian Splatting to construct the three-dimensional plant representation, which better matches the surface structure of thin sheet-like plant organs such as leaves. After the optimization of the Gaussian representation, spatial artifact filtering and TSDF mesh extraction are further performed to convert the three-dimensional representation into an explicit mesh model that can be directly measured. Finally, scale recovery is completed using known scale markers in the scene, and basic phenotypic traits, including plant height, canopy width, leaf length, and leaf width, are extracted from the scale-recovered model. The automatic measurements are compared with manual measurements to evaluate the accuracy and practicality of the workflow for three-dimensional plant phenotyping.</w:t>
      </w:r>
    </w:p>
    <w:p w14:paraId="3EB620CA" w14:textId="3BC8A320" w:rsidR="00B34616" w:rsidRDefault="001A15EB" w:rsidP="000B59F4">
      <w:pPr>
        <w:pStyle w:val="Els-body-text"/>
        <w:spacing w:line="480" w:lineRule="auto"/>
        <w:jc w:val="left"/>
      </w:pPr>
      <w:r>
        <w:t xml:space="preserve">Fig. </w:t>
      </w:r>
      <w:r w:rsidR="000B59F4">
        <w:t xml:space="preserve">1 shows the overall technical pipeline of F2DMAS. Compared with traditional three-dimensional plant phenotyping pipelines that rely on dedicated hardware or substantial manual post-processing, F2DMAS places greater emphasis on low-cost acquisition, automated processing, and continuity in the phenotypic measurement pipeline. The focus of this method is not to propose a single low-level reconstruction algorithm, but to integrate image quality control, plant segmentation, three-dimensional reconstruction, meshing, and </w:t>
      </w:r>
      <w:r w:rsidR="000B59F4">
        <w:lastRenderedPageBreak/>
        <w:t>phenotypic measurement into a deployable application-oriented system.</w:t>
      </w:r>
      <w:r w:rsidR="00966B9A">
        <w:rPr>
          <w:rFonts w:hint="eastAsia"/>
          <w:lang w:eastAsia="zh-CN"/>
        </w:rPr>
        <w:t xml:space="preserve">   </w:t>
      </w:r>
      <w:r w:rsidR="00B34616">
        <w:rPr>
          <w:noProof/>
        </w:rPr>
        <w:drawing>
          <wp:inline distT="0" distB="0" distL="0" distR="0" wp14:anchorId="6EC94DFE" wp14:editId="4730E470">
            <wp:extent cx="4563979" cy="2233744"/>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6547" cy="2288838"/>
                    </a:xfrm>
                    <a:prstGeom prst="rect">
                      <a:avLst/>
                    </a:prstGeom>
                    <a:noFill/>
                    <a:ln>
                      <a:noFill/>
                    </a:ln>
                  </pic:spPr>
                </pic:pic>
              </a:graphicData>
            </a:graphic>
          </wp:inline>
        </w:drawing>
      </w:r>
    </w:p>
    <w:p w14:paraId="114122C5" w14:textId="77D3A627" w:rsidR="001D3CC2" w:rsidRDefault="001D3CC2" w:rsidP="00670817">
      <w:pPr>
        <w:pStyle w:val="Els-caption"/>
        <w:spacing w:line="480" w:lineRule="auto"/>
        <w:rPr>
          <w:lang w:eastAsia="zh-CN"/>
        </w:rPr>
      </w:pPr>
      <w:bookmarkStart w:id="41" w:name="OLE_LINK1"/>
      <w:r>
        <w:t xml:space="preserve">Fig. </w:t>
      </w:r>
      <w:bookmarkEnd w:id="41"/>
      <w:r>
        <w:t xml:space="preserve">1. </w:t>
      </w:r>
      <w:r w:rsidR="005A07D6" w:rsidRPr="005A07D6">
        <w:t>Overall Framework of F2DMAS for Smartphone Video-Based 3D Plant Phenotyping</w:t>
      </w:r>
      <w:r w:rsidRPr="001D3CC2">
        <w:t>: (a) Two Data Collection Methods, (b) FSAM3 Framework Workflow, (c) 2DGS Reconstruction Process, (d) Scale Recovery, Feature Extraction, and Evaluation</w:t>
      </w:r>
    </w:p>
    <w:p w14:paraId="3F54825B" w14:textId="4358C755" w:rsidR="00872AEA" w:rsidRDefault="00872AEA" w:rsidP="00670817">
      <w:pPr>
        <w:pStyle w:val="Els-2ndorder-head"/>
        <w:spacing w:line="480" w:lineRule="auto"/>
      </w:pPr>
      <w:r w:rsidRPr="00872AEA">
        <w:t>Experimental Materials and Data Acquisition</w:t>
      </w:r>
    </w:p>
    <w:p w14:paraId="30A0BF83" w14:textId="21D34624" w:rsidR="005A06F1" w:rsidRDefault="005A06F1" w:rsidP="00FF7E02">
      <w:pPr>
        <w:pStyle w:val="Els-body-text"/>
        <w:spacing w:line="480" w:lineRule="auto"/>
      </w:pPr>
      <w:r w:rsidRPr="005A06F1">
        <w:t xml:space="preserve">This study constructs a multi-view RGB image dataset for three-dimensional plant phenotyping. Data are acquired in two modes, namely fixed-device-assisted acquisition and handheld acquisition under complex backgrounds. </w:t>
      </w:r>
      <w:r w:rsidR="001A15EB">
        <w:t>Table.</w:t>
      </w:r>
      <w:r w:rsidRPr="005A06F1">
        <w:t>1 summarizes the plant materials used in this study. The dataset contains 15 plant species with different leaf morphologies, canopy structures, and background interference conditions, and is used to evaluate the applicability of the F2DMAS workflow across diverse plant types and non-ideal acquisition environments. Both acquisition modes use a consumer-grade smartphone for video recording and do not rely on dedicated three-dimensional acquisition devices such as LiDAR, RGB-D cameras, or multi-camera arrays.</w:t>
      </w:r>
    </w:p>
    <w:p w14:paraId="7A5E3CF8" w14:textId="59679B92" w:rsidR="000B59F4" w:rsidRDefault="000B59F4" w:rsidP="00FF7E02">
      <w:pPr>
        <w:pStyle w:val="Els-body-text"/>
        <w:spacing w:line="480" w:lineRule="auto"/>
      </w:pPr>
      <w:r>
        <w:t xml:space="preserve">For fixed-device-assisted acquisition, this study builds a low-cost and portable plant video acquisition device, as shown in Fig.2(a). The device consists of an electric turntable, a black background cloth, a smartphone, and scale markers. During acquisition, the target potted plant is placed at the center of the electric turntable so that the plant rotates slowly with the turntable, while the smartphone remains at a relatively fixed position and continuously records video. Compared with handheld or tripod-based recording around the plant, this setting obtains more stable multi-view image sequences in a smaller space, and is suitable for phenotyping in seedling </w:t>
      </w:r>
      <w:r>
        <w:lastRenderedPageBreak/>
        <w:t>rooms, laboratory benches, and indoor potted plant experiments. The background cloth reduces interference from irrelevant objects in the environment. During acquisition, wrinkles on the cloth and natural shadows are retained, so the images still contain a certain degree of non-uniform illumination, reflection, and texture disturbance. This design allows the stability of plant segmentation and reconstruction to be evaluated under backgrounds that are not fully controlled.</w:t>
      </w:r>
    </w:p>
    <w:p w14:paraId="0C55EC1C" w14:textId="4FFBF76B" w:rsidR="000B59F4" w:rsidRDefault="000B59F4" w:rsidP="00FF7E02">
      <w:pPr>
        <w:pStyle w:val="Els-body-text"/>
        <w:spacing w:line="480" w:lineRule="auto"/>
      </w:pPr>
      <w:r>
        <w:t xml:space="preserve">For complex-background acquisition, plants are placed in ordinary indoor environments or greenhouse-like scenes. The background includes tabletops, supports, pots, walls, floors, and cluttered objects with colors </w:t>
      </w:r>
      <w:proofErr w:type="gramStart"/>
      <w:r>
        <w:t>similar to</w:t>
      </w:r>
      <w:proofErr w:type="gramEnd"/>
      <w:r>
        <w:t xml:space="preserve"> the plant, as shown in Fig.2(b). The operator holds the smartphone and records video while moving around the target plant, keeping the plant near the image center as much as possible and maintaining a relatively stable field of view for the target plant in most video frames. This acquisition mode does not impose strict constraints on camera height or shooting </w:t>
      </w:r>
      <w:proofErr w:type="gramStart"/>
      <w:r>
        <w:t>angle, and</w:t>
      </w:r>
      <w:proofErr w:type="gramEnd"/>
      <w:r>
        <w:t xml:space="preserve"> is closer to practical scenarios in which smartphones are used for rapid recording of potted plants. It is used to evaluate the adaptability of the workflow to background clutter, handheld motion, viewpoint changes, and illumination fluctuations.</w:t>
      </w:r>
    </w:p>
    <w:p w14:paraId="574FA4F2" w14:textId="7C64AB6A" w:rsidR="000B59F4" w:rsidRDefault="000B59F4" w:rsidP="00FF7E02">
      <w:pPr>
        <w:pStyle w:val="Els-body-text"/>
        <w:spacing w:line="480" w:lineRule="auto"/>
        <w:rPr>
          <w:ins w:id="42" w:author="a88101" w:date="2026-06-09T13:36:00Z" w16du:dateUtc="2026-06-09T05:36:00Z"/>
          <w:lang w:eastAsia="zh-CN"/>
        </w:rPr>
      </w:pPr>
      <w:r>
        <w:t xml:space="preserve">All videos are captured using a consumer-grade iPhone 14 Pro Max smartphone, with a video resolution of 1080 </w:t>
      </w:r>
      <w:r w:rsidR="005A07D6">
        <w:t>x</w:t>
      </w:r>
      <w:r w:rsidR="005A07D6">
        <w:rPr>
          <w:rFonts w:hint="eastAsia"/>
        </w:rPr>
        <w:t xml:space="preserve"> </w:t>
      </w:r>
      <w:r>
        <w:t xml:space="preserve">1920, a frame rate of 60 FPS, and lens parameters of 13~mm and f/2.2. To improve the structural completeness of three-dimensional reconstruction, each target plant is recorded using a two-height circular acquisition strategy. During acquisition, the plant is first recorded from a lower viewpoint for one or more circular passes to capture side-view information and the outer canopy contour. A second circular pass is then recorded from a higher viewpoint with a certain downward angle to supplement information from the canopy top and overlapping leaf regions. For fixed-device-assisted acquisition, the turntable completes an approximately 360 </w:t>
      </w:r>
      <w:proofErr w:type="gramStart"/>
      <w:r>
        <w:t>rotation</w:t>
      </w:r>
      <w:proofErr w:type="gramEnd"/>
      <w:r>
        <w:t xml:space="preserve"> at each height. For handheld acquisition, the operator completes a continuous circular recording of approximately 360 around the target plant. During acquisition, the plant is kept fully visible in the image as much as possible, and severe motion blur caused by excessively fast movement is avoided.</w:t>
      </w:r>
    </w:p>
    <w:p w14:paraId="715BB5E3" w14:textId="11DC0A5B" w:rsidR="00202E24" w:rsidRDefault="00710021" w:rsidP="00FF7E02">
      <w:pPr>
        <w:pStyle w:val="Els-body-text"/>
        <w:spacing w:line="480" w:lineRule="auto"/>
        <w:rPr>
          <w:rFonts w:hint="eastAsia"/>
          <w:lang w:eastAsia="zh-CN"/>
        </w:rPr>
      </w:pPr>
      <w:ins w:id="43" w:author="a88101" w:date="2026-06-09T13:37:00Z" w16du:dateUtc="2026-06-09T05:37:00Z">
        <w:r w:rsidRPr="00710021">
          <w:rPr>
            <w:lang w:eastAsia="zh-CN"/>
          </w:rPr>
          <w:t xml:space="preserve">In practical acquisition, a complete dual-height video sequence for a single plant typically required approximately 1.5-2.0 min under the fixed-device-assisted and handheld complex-background settings. This </w:t>
        </w:r>
        <w:r w:rsidRPr="00710021">
          <w:rPr>
            <w:lang w:eastAsia="zh-CN"/>
          </w:rPr>
          <w:lastRenderedPageBreak/>
          <w:t>corresponds to an estimated manual acquisition throughput of about 30-40 plants per hour, excluding sample placement, scale-marker adjustment, and data transfer.</w:t>
        </w:r>
      </w:ins>
    </w:p>
    <w:p w14:paraId="702142F3" w14:textId="2F9B0B31" w:rsidR="00BD45C2" w:rsidRDefault="000B59F4" w:rsidP="00FF7E02">
      <w:pPr>
        <w:pStyle w:val="Els-body-text"/>
        <w:spacing w:line="480" w:lineRule="auto"/>
      </w:pPr>
      <w:r>
        <w:t xml:space="preserve">To recover the scale of the three-dimensional model, scale markers or calibration references with known dimensions are placed in the acquisition scene. In fixed-device-assisted acquisition, a black calibration card and a red scale marker are placed near the target plant for subsequent model scaling and conversion to real-world units. In complex-background acquisition, identifiable scale references are placed according to scene conditions, so that the reconstructed model can be converted from relative coordinates to centimeter-scale measurements. After acquisition, the raw videos are extracted into multi-view image sequences and then fed into the subsequent pipeline, including frame quality filtering, plant segmentation, </w:t>
      </w:r>
      <w:proofErr w:type="spellStart"/>
      <w:r>
        <w:t>SfM</w:t>
      </w:r>
      <w:proofErr w:type="spellEnd"/>
      <w:r>
        <w:t xml:space="preserve"> pose estimation, 2DGS reconstruction, and phenotypic measurement.</w:t>
      </w:r>
    </w:p>
    <w:p w14:paraId="6A0933B6" w14:textId="77777777" w:rsidR="00BD45C2" w:rsidRDefault="00BD45C2">
      <w:pPr>
        <w:widowControl/>
        <w:rPr>
          <w:lang w:val="en-US" w:eastAsia="zh-CN"/>
        </w:rPr>
      </w:pPr>
      <w:r>
        <w:rPr>
          <w:lang w:eastAsia="zh-CN"/>
        </w:rPr>
        <w:br w:type="page"/>
      </w:r>
    </w:p>
    <w:p w14:paraId="4ECC81AF" w14:textId="4F00C166" w:rsidR="00BD45C2" w:rsidRPr="00EA44E1" w:rsidRDefault="00BD45C2" w:rsidP="00BD45C2">
      <w:pPr>
        <w:pStyle w:val="Els-caption"/>
        <w:spacing w:line="480" w:lineRule="auto"/>
        <w:rPr>
          <w:lang w:eastAsia="zh-CN"/>
        </w:rPr>
      </w:pPr>
      <w:r>
        <w:lastRenderedPageBreak/>
        <w:t>Table</w:t>
      </w:r>
      <w:r w:rsidR="001A15EB">
        <w:rPr>
          <w:lang w:eastAsia="zh-CN"/>
        </w:rPr>
        <w:t>.</w:t>
      </w:r>
      <w:r>
        <w:rPr>
          <w:rFonts w:hint="eastAsia"/>
          <w:lang w:eastAsia="zh-CN"/>
        </w:rPr>
        <w:t>1</w:t>
      </w:r>
      <w:r>
        <w:t>.</w:t>
      </w:r>
      <w:r w:rsidRPr="00644BC3">
        <w:t xml:space="preserve"> </w:t>
      </w:r>
      <w:r w:rsidRPr="00E2653D">
        <w:rPr>
          <w:lang w:eastAsia="zh-CN"/>
        </w:rPr>
        <w:t>Summary of plant materials</w:t>
      </w:r>
      <w:r>
        <w:rPr>
          <w:lang w:eastAsia="zh-CN"/>
        </w:rPr>
        <w:t>.</w:t>
      </w:r>
    </w:p>
    <w:tbl>
      <w:tblPr>
        <w:tblW w:w="6956" w:type="dxa"/>
        <w:jc w:val="center"/>
        <w:tblLayout w:type="fixed"/>
        <w:tblLook w:val="01E0" w:firstRow="1" w:lastRow="1" w:firstColumn="1" w:lastColumn="1" w:noHBand="0" w:noVBand="0"/>
      </w:tblPr>
      <w:tblGrid>
        <w:gridCol w:w="973"/>
        <w:gridCol w:w="1579"/>
        <w:gridCol w:w="2268"/>
        <w:gridCol w:w="1134"/>
        <w:gridCol w:w="1002"/>
      </w:tblGrid>
      <w:tr w:rsidR="00BD45C2" w14:paraId="2B5718EB" w14:textId="77777777" w:rsidTr="0041754F">
        <w:trPr>
          <w:trHeight w:val="179"/>
          <w:jc w:val="center"/>
        </w:trPr>
        <w:tc>
          <w:tcPr>
            <w:tcW w:w="973" w:type="dxa"/>
            <w:tcBorders>
              <w:top w:val="single" w:sz="4" w:space="0" w:color="auto"/>
              <w:bottom w:val="single" w:sz="4" w:space="0" w:color="auto"/>
            </w:tcBorders>
          </w:tcPr>
          <w:p w14:paraId="1697FBCE" w14:textId="77777777" w:rsidR="00BD45C2" w:rsidRDefault="00BD45C2" w:rsidP="0041754F">
            <w:pPr>
              <w:pStyle w:val="Els-table-text"/>
              <w:spacing w:line="480" w:lineRule="auto"/>
              <w:jc w:val="center"/>
            </w:pPr>
            <w:r w:rsidRPr="00E2653D">
              <w:t>Sample ID</w:t>
            </w:r>
          </w:p>
        </w:tc>
        <w:tc>
          <w:tcPr>
            <w:tcW w:w="1579" w:type="dxa"/>
            <w:tcBorders>
              <w:top w:val="single" w:sz="4" w:space="0" w:color="auto"/>
              <w:bottom w:val="single" w:sz="4" w:space="0" w:color="auto"/>
            </w:tcBorders>
          </w:tcPr>
          <w:p w14:paraId="5FA3D085" w14:textId="77777777" w:rsidR="00BD45C2" w:rsidRDefault="00BD45C2" w:rsidP="0041754F">
            <w:pPr>
              <w:pStyle w:val="Els-table-text"/>
              <w:spacing w:line="480" w:lineRule="auto"/>
              <w:jc w:val="center"/>
              <w:rPr>
                <w:lang w:eastAsia="zh-CN"/>
              </w:rPr>
            </w:pPr>
            <w:r w:rsidRPr="00E2653D">
              <w:rPr>
                <w:lang w:eastAsia="zh-CN"/>
              </w:rPr>
              <w:t>Plant species</w:t>
            </w:r>
          </w:p>
        </w:tc>
        <w:tc>
          <w:tcPr>
            <w:tcW w:w="2268" w:type="dxa"/>
            <w:tcBorders>
              <w:top w:val="single" w:sz="4" w:space="0" w:color="auto"/>
              <w:bottom w:val="single" w:sz="4" w:space="0" w:color="auto"/>
            </w:tcBorders>
          </w:tcPr>
          <w:p w14:paraId="2A83717C" w14:textId="77777777" w:rsidR="00BD45C2" w:rsidRDefault="00BD45C2" w:rsidP="0041754F">
            <w:pPr>
              <w:pStyle w:val="Els-table-text"/>
              <w:spacing w:line="480" w:lineRule="auto"/>
              <w:jc w:val="center"/>
              <w:rPr>
                <w:lang w:eastAsia="zh-CN"/>
              </w:rPr>
            </w:pPr>
            <w:r>
              <w:rPr>
                <w:rFonts w:hint="eastAsia"/>
                <w:lang w:eastAsia="zh-CN"/>
              </w:rPr>
              <w:t>C</w:t>
            </w:r>
            <w:r w:rsidRPr="00E2653D">
              <w:rPr>
                <w:lang w:eastAsia="zh-CN"/>
              </w:rPr>
              <w:t>ondition</w:t>
            </w:r>
          </w:p>
        </w:tc>
        <w:tc>
          <w:tcPr>
            <w:tcW w:w="1134" w:type="dxa"/>
            <w:tcBorders>
              <w:top w:val="single" w:sz="4" w:space="0" w:color="auto"/>
              <w:bottom w:val="single" w:sz="4" w:space="0" w:color="auto"/>
            </w:tcBorders>
          </w:tcPr>
          <w:p w14:paraId="0FA55C7F" w14:textId="77777777" w:rsidR="00BD45C2" w:rsidRDefault="00BD45C2" w:rsidP="0041754F">
            <w:pPr>
              <w:pStyle w:val="Els-table-text"/>
              <w:spacing w:line="480" w:lineRule="auto"/>
              <w:jc w:val="center"/>
              <w:rPr>
                <w:lang w:eastAsia="zh-CN"/>
              </w:rPr>
            </w:pPr>
            <w:r>
              <w:rPr>
                <w:rFonts w:hint="eastAsia"/>
                <w:lang w:eastAsia="zh-CN"/>
              </w:rPr>
              <w:t>S</w:t>
            </w:r>
            <w:r w:rsidRPr="00066104">
              <w:rPr>
                <w:lang w:eastAsia="zh-CN"/>
              </w:rPr>
              <w:t>cene</w:t>
            </w:r>
          </w:p>
        </w:tc>
        <w:tc>
          <w:tcPr>
            <w:tcW w:w="1002" w:type="dxa"/>
            <w:tcBorders>
              <w:top w:val="single" w:sz="4" w:space="0" w:color="auto"/>
              <w:bottom w:val="single" w:sz="4" w:space="0" w:color="auto"/>
            </w:tcBorders>
          </w:tcPr>
          <w:p w14:paraId="55DA1B53" w14:textId="77777777" w:rsidR="00BD45C2" w:rsidRDefault="00BD45C2" w:rsidP="0041754F">
            <w:pPr>
              <w:pStyle w:val="Els-table-text"/>
              <w:spacing w:line="480" w:lineRule="auto"/>
              <w:jc w:val="center"/>
              <w:rPr>
                <w:lang w:eastAsia="zh-CN"/>
              </w:rPr>
            </w:pPr>
            <w:r w:rsidRPr="00066104">
              <w:t>Manual</w:t>
            </w:r>
          </w:p>
        </w:tc>
      </w:tr>
      <w:tr w:rsidR="00BD45C2" w14:paraId="148418F9" w14:textId="77777777" w:rsidTr="0041754F">
        <w:trPr>
          <w:trHeight w:val="448"/>
          <w:jc w:val="center"/>
        </w:trPr>
        <w:tc>
          <w:tcPr>
            <w:tcW w:w="973" w:type="dxa"/>
            <w:tcBorders>
              <w:top w:val="single" w:sz="4" w:space="0" w:color="auto"/>
            </w:tcBorders>
          </w:tcPr>
          <w:p w14:paraId="4763BA13" w14:textId="77777777" w:rsidR="00BD45C2" w:rsidRDefault="00BD45C2" w:rsidP="0041754F">
            <w:pPr>
              <w:pStyle w:val="Els-table-text"/>
              <w:spacing w:line="480" w:lineRule="auto"/>
              <w:jc w:val="center"/>
            </w:pPr>
            <w:r>
              <w:rPr>
                <w:rFonts w:hint="eastAsia"/>
                <w:lang w:eastAsia="zh-CN"/>
              </w:rPr>
              <w:t>S01</w:t>
            </w:r>
          </w:p>
        </w:tc>
        <w:tc>
          <w:tcPr>
            <w:tcW w:w="1579" w:type="dxa"/>
            <w:tcBorders>
              <w:top w:val="single" w:sz="4" w:space="0" w:color="auto"/>
            </w:tcBorders>
          </w:tcPr>
          <w:p w14:paraId="57E64869" w14:textId="77777777" w:rsidR="00BD45C2" w:rsidRDefault="00BD45C2" w:rsidP="0041754F">
            <w:pPr>
              <w:pStyle w:val="Els-table-text"/>
              <w:spacing w:line="480" w:lineRule="auto"/>
              <w:jc w:val="center"/>
              <w:rPr>
                <w:lang w:eastAsia="zh-CN"/>
              </w:rPr>
            </w:pPr>
            <w:r w:rsidRPr="009228AE">
              <w:rPr>
                <w:lang w:eastAsia="zh-CN"/>
              </w:rPr>
              <w:t>Peace lily</w:t>
            </w:r>
          </w:p>
        </w:tc>
        <w:tc>
          <w:tcPr>
            <w:tcW w:w="2268" w:type="dxa"/>
            <w:tcBorders>
              <w:top w:val="single" w:sz="4" w:space="0" w:color="auto"/>
            </w:tcBorders>
          </w:tcPr>
          <w:p w14:paraId="3874D85C" w14:textId="77777777" w:rsidR="00BD45C2" w:rsidRDefault="00BD45C2" w:rsidP="0041754F">
            <w:pPr>
              <w:pStyle w:val="Els-table-text"/>
              <w:spacing w:line="480" w:lineRule="auto"/>
              <w:jc w:val="center"/>
              <w:rPr>
                <w:lang w:eastAsia="zh-CN"/>
              </w:rPr>
            </w:pPr>
            <w:r w:rsidRPr="009228AE">
              <w:rPr>
                <w:lang w:eastAsia="zh-CN"/>
              </w:rPr>
              <w:t>Broad leaves</w:t>
            </w:r>
          </w:p>
        </w:tc>
        <w:tc>
          <w:tcPr>
            <w:tcW w:w="1134" w:type="dxa"/>
            <w:tcBorders>
              <w:top w:val="single" w:sz="4" w:space="0" w:color="auto"/>
            </w:tcBorders>
          </w:tcPr>
          <w:p w14:paraId="759D10B1" w14:textId="77777777" w:rsidR="00BD45C2" w:rsidRDefault="00BD45C2" w:rsidP="0041754F">
            <w:pPr>
              <w:pStyle w:val="Els-table-text"/>
              <w:spacing w:line="480" w:lineRule="auto"/>
              <w:jc w:val="center"/>
              <w:rPr>
                <w:lang w:eastAsia="zh-CN"/>
              </w:rPr>
            </w:pPr>
            <w:r w:rsidRPr="009228AE">
              <w:rPr>
                <w:lang w:eastAsia="zh-CN"/>
              </w:rPr>
              <w:t>Fixed</w:t>
            </w:r>
          </w:p>
        </w:tc>
        <w:tc>
          <w:tcPr>
            <w:tcW w:w="1002" w:type="dxa"/>
            <w:tcBorders>
              <w:top w:val="single" w:sz="4" w:space="0" w:color="auto"/>
            </w:tcBorders>
          </w:tcPr>
          <w:p w14:paraId="25965D40" w14:textId="77777777" w:rsidR="00BD45C2" w:rsidRDefault="00BD45C2" w:rsidP="0041754F">
            <w:pPr>
              <w:pStyle w:val="Els-table-text"/>
              <w:spacing w:line="480" w:lineRule="auto"/>
              <w:jc w:val="center"/>
              <w:rPr>
                <w:lang w:eastAsia="zh-CN"/>
              </w:rPr>
            </w:pPr>
            <w:r>
              <w:rPr>
                <w:rFonts w:hint="eastAsia"/>
                <w:lang w:eastAsia="zh-CN"/>
              </w:rPr>
              <w:t>Yes</w:t>
            </w:r>
          </w:p>
        </w:tc>
      </w:tr>
      <w:tr w:rsidR="00BD45C2" w14:paraId="789B7400" w14:textId="77777777" w:rsidTr="0041754F">
        <w:trPr>
          <w:trHeight w:val="459"/>
          <w:jc w:val="center"/>
        </w:trPr>
        <w:tc>
          <w:tcPr>
            <w:tcW w:w="973" w:type="dxa"/>
          </w:tcPr>
          <w:p w14:paraId="2ABECF31" w14:textId="77777777" w:rsidR="00BD45C2" w:rsidRDefault="00BD45C2" w:rsidP="0041754F">
            <w:pPr>
              <w:pStyle w:val="Els-table-text"/>
              <w:spacing w:line="480" w:lineRule="auto"/>
              <w:jc w:val="center"/>
              <w:rPr>
                <w:lang w:eastAsia="zh-CN"/>
              </w:rPr>
            </w:pPr>
            <w:r>
              <w:rPr>
                <w:rFonts w:hint="eastAsia"/>
                <w:lang w:eastAsia="zh-CN"/>
              </w:rPr>
              <w:t>S02</w:t>
            </w:r>
          </w:p>
        </w:tc>
        <w:tc>
          <w:tcPr>
            <w:tcW w:w="1579" w:type="dxa"/>
          </w:tcPr>
          <w:p w14:paraId="751F5042" w14:textId="77777777" w:rsidR="00BD45C2" w:rsidRDefault="00BD45C2" w:rsidP="0041754F">
            <w:pPr>
              <w:pStyle w:val="Els-table-text"/>
              <w:spacing w:line="480" w:lineRule="auto"/>
              <w:jc w:val="center"/>
              <w:rPr>
                <w:lang w:eastAsia="zh-CN"/>
              </w:rPr>
            </w:pPr>
            <w:r w:rsidRPr="009228AE">
              <w:rPr>
                <w:lang w:eastAsia="zh-CN"/>
              </w:rPr>
              <w:t>Strawberry</w:t>
            </w:r>
          </w:p>
        </w:tc>
        <w:tc>
          <w:tcPr>
            <w:tcW w:w="2268" w:type="dxa"/>
          </w:tcPr>
          <w:p w14:paraId="4D56DC6D" w14:textId="77777777" w:rsidR="00BD45C2" w:rsidRDefault="00BD45C2" w:rsidP="0041754F">
            <w:pPr>
              <w:pStyle w:val="Els-table-text"/>
              <w:spacing w:line="480" w:lineRule="auto"/>
              <w:jc w:val="center"/>
              <w:rPr>
                <w:lang w:eastAsia="zh-CN"/>
              </w:rPr>
            </w:pPr>
            <w:r w:rsidRPr="009228AE">
              <w:rPr>
                <w:lang w:eastAsia="zh-CN"/>
              </w:rPr>
              <w:t>Low canopy</w:t>
            </w:r>
          </w:p>
        </w:tc>
        <w:tc>
          <w:tcPr>
            <w:tcW w:w="1134" w:type="dxa"/>
          </w:tcPr>
          <w:p w14:paraId="18532388" w14:textId="77777777" w:rsidR="00BD45C2" w:rsidRDefault="00BD45C2" w:rsidP="0041754F">
            <w:pPr>
              <w:pStyle w:val="Els-table-text"/>
              <w:spacing w:line="480" w:lineRule="auto"/>
              <w:jc w:val="center"/>
              <w:rPr>
                <w:lang w:eastAsia="zh-CN"/>
              </w:rPr>
            </w:pPr>
            <w:r w:rsidRPr="009228AE">
              <w:rPr>
                <w:lang w:eastAsia="zh-CN"/>
              </w:rPr>
              <w:t>Fixed</w:t>
            </w:r>
          </w:p>
        </w:tc>
        <w:tc>
          <w:tcPr>
            <w:tcW w:w="1002" w:type="dxa"/>
          </w:tcPr>
          <w:p w14:paraId="4886DB64" w14:textId="77777777" w:rsidR="00BD45C2" w:rsidRDefault="00BD45C2" w:rsidP="0041754F">
            <w:pPr>
              <w:pStyle w:val="Els-table-text"/>
              <w:spacing w:line="480" w:lineRule="auto"/>
              <w:jc w:val="center"/>
              <w:rPr>
                <w:lang w:eastAsia="zh-CN"/>
              </w:rPr>
            </w:pPr>
            <w:r w:rsidRPr="00066104">
              <w:rPr>
                <w:lang w:eastAsia="zh-CN"/>
              </w:rPr>
              <w:t>Yes</w:t>
            </w:r>
          </w:p>
        </w:tc>
      </w:tr>
      <w:tr w:rsidR="00BD45C2" w14:paraId="3DE2C83B" w14:textId="77777777" w:rsidTr="0041754F">
        <w:trPr>
          <w:trHeight w:val="459"/>
          <w:jc w:val="center"/>
        </w:trPr>
        <w:tc>
          <w:tcPr>
            <w:tcW w:w="973" w:type="dxa"/>
          </w:tcPr>
          <w:p w14:paraId="7EBE1AAF" w14:textId="77777777" w:rsidR="00BD45C2" w:rsidRDefault="00BD45C2" w:rsidP="0041754F">
            <w:pPr>
              <w:pStyle w:val="Els-table-text"/>
              <w:spacing w:line="480" w:lineRule="auto"/>
              <w:jc w:val="center"/>
              <w:rPr>
                <w:lang w:eastAsia="zh-CN"/>
              </w:rPr>
            </w:pPr>
            <w:r w:rsidRPr="009228AE">
              <w:rPr>
                <w:lang w:eastAsia="zh-CN"/>
              </w:rPr>
              <w:t>S03</w:t>
            </w:r>
          </w:p>
        </w:tc>
        <w:tc>
          <w:tcPr>
            <w:tcW w:w="1579" w:type="dxa"/>
          </w:tcPr>
          <w:p w14:paraId="5E12A0FC" w14:textId="77777777" w:rsidR="00BD45C2" w:rsidRPr="009228AE" w:rsidRDefault="00BD45C2" w:rsidP="0041754F">
            <w:pPr>
              <w:pStyle w:val="Els-table-text"/>
              <w:spacing w:line="480" w:lineRule="auto"/>
              <w:jc w:val="center"/>
              <w:rPr>
                <w:lang w:eastAsia="zh-CN"/>
              </w:rPr>
            </w:pPr>
            <w:r w:rsidRPr="009228AE">
              <w:rPr>
                <w:lang w:eastAsia="zh-CN"/>
              </w:rPr>
              <w:t>Strawberry</w:t>
            </w:r>
          </w:p>
        </w:tc>
        <w:tc>
          <w:tcPr>
            <w:tcW w:w="2268" w:type="dxa"/>
          </w:tcPr>
          <w:p w14:paraId="0BB6D5AB" w14:textId="77777777" w:rsidR="00BD45C2" w:rsidRPr="009228AE" w:rsidRDefault="00BD45C2" w:rsidP="0041754F">
            <w:pPr>
              <w:pStyle w:val="Els-table-text"/>
              <w:spacing w:line="480" w:lineRule="auto"/>
              <w:jc w:val="center"/>
              <w:rPr>
                <w:lang w:eastAsia="zh-CN"/>
              </w:rPr>
            </w:pPr>
            <w:r w:rsidRPr="009228AE">
              <w:rPr>
                <w:lang w:eastAsia="zh-CN"/>
              </w:rPr>
              <w:t>Overlapping leaves</w:t>
            </w:r>
          </w:p>
        </w:tc>
        <w:tc>
          <w:tcPr>
            <w:tcW w:w="1134" w:type="dxa"/>
          </w:tcPr>
          <w:p w14:paraId="002FA6BD" w14:textId="77777777" w:rsidR="00BD45C2" w:rsidRPr="009228AE" w:rsidRDefault="00BD45C2" w:rsidP="0041754F">
            <w:pPr>
              <w:pStyle w:val="Els-table-text"/>
              <w:spacing w:line="480" w:lineRule="auto"/>
              <w:jc w:val="center"/>
              <w:rPr>
                <w:lang w:eastAsia="zh-CN"/>
              </w:rPr>
            </w:pPr>
            <w:r w:rsidRPr="009228AE">
              <w:rPr>
                <w:lang w:eastAsia="zh-CN"/>
              </w:rPr>
              <w:t>Fixed</w:t>
            </w:r>
          </w:p>
        </w:tc>
        <w:tc>
          <w:tcPr>
            <w:tcW w:w="1002" w:type="dxa"/>
          </w:tcPr>
          <w:p w14:paraId="3F1C5B2E" w14:textId="77777777" w:rsidR="00BD45C2" w:rsidRPr="00066104" w:rsidRDefault="00BD45C2" w:rsidP="0041754F">
            <w:pPr>
              <w:pStyle w:val="Els-table-text"/>
              <w:spacing w:line="480" w:lineRule="auto"/>
              <w:jc w:val="center"/>
              <w:rPr>
                <w:lang w:eastAsia="zh-CN"/>
              </w:rPr>
            </w:pPr>
            <w:r w:rsidRPr="009228AE">
              <w:rPr>
                <w:lang w:eastAsia="zh-CN"/>
              </w:rPr>
              <w:t>Yes</w:t>
            </w:r>
          </w:p>
        </w:tc>
      </w:tr>
      <w:tr w:rsidR="00BD45C2" w:rsidRPr="003D5FD4" w14:paraId="4E2D8E16" w14:textId="77777777" w:rsidTr="0041754F">
        <w:trPr>
          <w:trHeight w:val="459"/>
          <w:jc w:val="center"/>
        </w:trPr>
        <w:tc>
          <w:tcPr>
            <w:tcW w:w="973" w:type="dxa"/>
          </w:tcPr>
          <w:p w14:paraId="40286377" w14:textId="77777777" w:rsidR="00BD45C2" w:rsidRDefault="00BD45C2" w:rsidP="0041754F">
            <w:pPr>
              <w:pStyle w:val="Els-table-text"/>
              <w:spacing w:line="480" w:lineRule="auto"/>
              <w:jc w:val="center"/>
              <w:rPr>
                <w:lang w:eastAsia="zh-CN"/>
              </w:rPr>
            </w:pPr>
            <w:r w:rsidRPr="003D5FD4">
              <w:rPr>
                <w:lang w:eastAsia="zh-CN"/>
              </w:rPr>
              <w:t>S04</w:t>
            </w:r>
          </w:p>
        </w:tc>
        <w:tc>
          <w:tcPr>
            <w:tcW w:w="1579" w:type="dxa"/>
          </w:tcPr>
          <w:p w14:paraId="687C9283" w14:textId="77777777" w:rsidR="00BD45C2" w:rsidRPr="009228AE" w:rsidRDefault="00BD45C2" w:rsidP="0041754F">
            <w:pPr>
              <w:pStyle w:val="Els-table-text"/>
              <w:spacing w:line="480" w:lineRule="auto"/>
              <w:jc w:val="center"/>
              <w:rPr>
                <w:lang w:eastAsia="zh-CN"/>
              </w:rPr>
            </w:pPr>
            <w:r w:rsidRPr="003D5FD4">
              <w:rPr>
                <w:lang w:eastAsia="zh-CN"/>
              </w:rPr>
              <w:t>Kalanchoe</w:t>
            </w:r>
          </w:p>
        </w:tc>
        <w:tc>
          <w:tcPr>
            <w:tcW w:w="2268" w:type="dxa"/>
          </w:tcPr>
          <w:p w14:paraId="0E0D93F8" w14:textId="77777777" w:rsidR="00BD45C2" w:rsidRPr="009228AE" w:rsidRDefault="00BD45C2" w:rsidP="0041754F">
            <w:pPr>
              <w:pStyle w:val="Els-table-text"/>
              <w:spacing w:line="480" w:lineRule="auto"/>
              <w:jc w:val="center"/>
              <w:rPr>
                <w:lang w:eastAsia="zh-CN"/>
              </w:rPr>
            </w:pPr>
            <w:r w:rsidRPr="003D5FD4">
              <w:rPr>
                <w:lang w:eastAsia="zh-CN"/>
              </w:rPr>
              <w:t>Compact canopy</w:t>
            </w:r>
          </w:p>
        </w:tc>
        <w:tc>
          <w:tcPr>
            <w:tcW w:w="1134" w:type="dxa"/>
          </w:tcPr>
          <w:p w14:paraId="39F2458B"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1E62C508"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ABCBF9F" w14:textId="77777777" w:rsidTr="0041754F">
        <w:trPr>
          <w:trHeight w:val="459"/>
          <w:jc w:val="center"/>
        </w:trPr>
        <w:tc>
          <w:tcPr>
            <w:tcW w:w="973" w:type="dxa"/>
          </w:tcPr>
          <w:p w14:paraId="44B0B516" w14:textId="77777777" w:rsidR="00BD45C2" w:rsidRPr="003D5FD4" w:rsidRDefault="00BD45C2" w:rsidP="0041754F">
            <w:pPr>
              <w:pStyle w:val="Els-table-text"/>
              <w:spacing w:line="480" w:lineRule="auto"/>
              <w:jc w:val="center"/>
              <w:rPr>
                <w:lang w:eastAsia="zh-CN"/>
              </w:rPr>
            </w:pPr>
            <w:r>
              <w:rPr>
                <w:lang w:eastAsia="zh-CN"/>
              </w:rPr>
              <w:t>S</w:t>
            </w:r>
            <w:r>
              <w:rPr>
                <w:rFonts w:hint="eastAsia"/>
                <w:lang w:eastAsia="zh-CN"/>
              </w:rPr>
              <w:t>05</w:t>
            </w:r>
          </w:p>
        </w:tc>
        <w:tc>
          <w:tcPr>
            <w:tcW w:w="1579" w:type="dxa"/>
          </w:tcPr>
          <w:p w14:paraId="4A1FF7B1" w14:textId="77777777" w:rsidR="00BD45C2" w:rsidRPr="003D5FD4" w:rsidRDefault="00BD45C2" w:rsidP="0041754F">
            <w:pPr>
              <w:pStyle w:val="Els-table-text"/>
              <w:spacing w:line="480" w:lineRule="auto"/>
              <w:jc w:val="center"/>
              <w:rPr>
                <w:lang w:eastAsia="zh-CN"/>
              </w:rPr>
            </w:pPr>
            <w:r w:rsidRPr="003D5FD4">
              <w:rPr>
                <w:lang w:eastAsia="zh-CN"/>
              </w:rPr>
              <w:t>Kalanchoe</w:t>
            </w:r>
          </w:p>
        </w:tc>
        <w:tc>
          <w:tcPr>
            <w:tcW w:w="2268" w:type="dxa"/>
          </w:tcPr>
          <w:p w14:paraId="476E0DF4" w14:textId="77777777" w:rsidR="00BD45C2" w:rsidRPr="003D5FD4" w:rsidRDefault="00BD45C2" w:rsidP="0041754F">
            <w:pPr>
              <w:pStyle w:val="Els-table-text"/>
              <w:spacing w:line="480" w:lineRule="auto"/>
              <w:jc w:val="center"/>
              <w:rPr>
                <w:lang w:eastAsia="zh-CN"/>
              </w:rPr>
            </w:pPr>
            <w:r w:rsidRPr="003D5FD4">
              <w:rPr>
                <w:lang w:eastAsia="zh-CN"/>
              </w:rPr>
              <w:t>Dense leaves</w:t>
            </w:r>
          </w:p>
        </w:tc>
        <w:tc>
          <w:tcPr>
            <w:tcW w:w="1134" w:type="dxa"/>
          </w:tcPr>
          <w:p w14:paraId="641A1C82" w14:textId="77777777" w:rsidR="00BD45C2" w:rsidRPr="003D5FD4" w:rsidRDefault="00BD45C2" w:rsidP="0041754F">
            <w:pPr>
              <w:pStyle w:val="Els-table-text"/>
              <w:spacing w:line="480" w:lineRule="auto"/>
              <w:jc w:val="center"/>
              <w:rPr>
                <w:lang w:eastAsia="zh-CN"/>
              </w:rPr>
            </w:pPr>
            <w:r w:rsidRPr="003D5FD4">
              <w:rPr>
                <w:lang w:eastAsia="zh-CN"/>
              </w:rPr>
              <w:t>Complex</w:t>
            </w:r>
          </w:p>
        </w:tc>
        <w:tc>
          <w:tcPr>
            <w:tcW w:w="1002" w:type="dxa"/>
          </w:tcPr>
          <w:p w14:paraId="58C4A362" w14:textId="77777777" w:rsidR="00BD45C2" w:rsidRPr="003D5FD4" w:rsidRDefault="00BD45C2" w:rsidP="0041754F">
            <w:pPr>
              <w:pStyle w:val="Els-table-text"/>
              <w:spacing w:line="480" w:lineRule="auto"/>
              <w:jc w:val="center"/>
              <w:rPr>
                <w:lang w:eastAsia="zh-CN"/>
              </w:rPr>
            </w:pPr>
            <w:r w:rsidRPr="003D5FD4">
              <w:rPr>
                <w:lang w:eastAsia="zh-CN"/>
              </w:rPr>
              <w:t>Yes</w:t>
            </w:r>
          </w:p>
        </w:tc>
      </w:tr>
      <w:tr w:rsidR="00BD45C2" w:rsidRPr="003D5FD4" w14:paraId="516E61A8" w14:textId="77777777" w:rsidTr="0041754F">
        <w:trPr>
          <w:trHeight w:val="459"/>
          <w:jc w:val="center"/>
        </w:trPr>
        <w:tc>
          <w:tcPr>
            <w:tcW w:w="973" w:type="dxa"/>
          </w:tcPr>
          <w:p w14:paraId="060FE226"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6</w:t>
            </w:r>
          </w:p>
        </w:tc>
        <w:tc>
          <w:tcPr>
            <w:tcW w:w="1579" w:type="dxa"/>
          </w:tcPr>
          <w:p w14:paraId="2A6385CD" w14:textId="77777777" w:rsidR="00BD45C2" w:rsidRPr="009228AE" w:rsidRDefault="00BD45C2" w:rsidP="0041754F">
            <w:pPr>
              <w:pStyle w:val="Els-table-text"/>
              <w:spacing w:line="480" w:lineRule="auto"/>
              <w:jc w:val="center"/>
              <w:rPr>
                <w:lang w:eastAsia="zh-CN"/>
              </w:rPr>
            </w:pPr>
            <w:r w:rsidRPr="003D5FD4">
              <w:rPr>
                <w:lang w:eastAsia="zh-CN"/>
              </w:rPr>
              <w:t>Kalanchoe</w:t>
            </w:r>
          </w:p>
        </w:tc>
        <w:tc>
          <w:tcPr>
            <w:tcW w:w="2268" w:type="dxa"/>
          </w:tcPr>
          <w:p w14:paraId="4710D394" w14:textId="77777777" w:rsidR="00BD45C2" w:rsidRPr="009228AE" w:rsidRDefault="00BD45C2" w:rsidP="0041754F">
            <w:pPr>
              <w:pStyle w:val="Els-table-text"/>
              <w:spacing w:line="480" w:lineRule="auto"/>
              <w:jc w:val="center"/>
              <w:rPr>
                <w:lang w:eastAsia="zh-CN"/>
              </w:rPr>
            </w:pPr>
            <w:r w:rsidRPr="003D5FD4">
              <w:rPr>
                <w:lang w:eastAsia="zh-CN"/>
              </w:rPr>
              <w:t>Flower-leaf mix</w:t>
            </w:r>
          </w:p>
        </w:tc>
        <w:tc>
          <w:tcPr>
            <w:tcW w:w="1134" w:type="dxa"/>
          </w:tcPr>
          <w:p w14:paraId="6B91A0E4"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4CD639A6"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98BD70F" w14:textId="77777777" w:rsidTr="0041754F">
        <w:trPr>
          <w:trHeight w:val="459"/>
          <w:jc w:val="center"/>
        </w:trPr>
        <w:tc>
          <w:tcPr>
            <w:tcW w:w="973" w:type="dxa"/>
          </w:tcPr>
          <w:p w14:paraId="12A54765"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7</w:t>
            </w:r>
          </w:p>
        </w:tc>
        <w:tc>
          <w:tcPr>
            <w:tcW w:w="1579" w:type="dxa"/>
          </w:tcPr>
          <w:p w14:paraId="69B0AD9A" w14:textId="77777777" w:rsidR="00BD45C2" w:rsidRPr="009228AE" w:rsidRDefault="00BD45C2" w:rsidP="0041754F">
            <w:pPr>
              <w:pStyle w:val="Els-table-text"/>
              <w:spacing w:line="480" w:lineRule="auto"/>
              <w:jc w:val="center"/>
              <w:rPr>
                <w:lang w:eastAsia="zh-CN"/>
              </w:rPr>
            </w:pPr>
            <w:r w:rsidRPr="003D5FD4">
              <w:rPr>
                <w:lang w:eastAsia="zh-CN"/>
              </w:rPr>
              <w:t>Peperomia</w:t>
            </w:r>
          </w:p>
        </w:tc>
        <w:tc>
          <w:tcPr>
            <w:tcW w:w="2268" w:type="dxa"/>
          </w:tcPr>
          <w:p w14:paraId="3A00EAD3" w14:textId="77777777" w:rsidR="00BD45C2" w:rsidRPr="009228AE" w:rsidRDefault="00BD45C2" w:rsidP="0041754F">
            <w:pPr>
              <w:pStyle w:val="Els-table-text"/>
              <w:spacing w:line="480" w:lineRule="auto"/>
              <w:jc w:val="center"/>
              <w:rPr>
                <w:lang w:eastAsia="zh-CN"/>
              </w:rPr>
            </w:pPr>
            <w:r w:rsidRPr="003D5FD4">
              <w:rPr>
                <w:lang w:eastAsia="zh-CN"/>
              </w:rPr>
              <w:t>Smooth leaves</w:t>
            </w:r>
          </w:p>
        </w:tc>
        <w:tc>
          <w:tcPr>
            <w:tcW w:w="1134" w:type="dxa"/>
          </w:tcPr>
          <w:p w14:paraId="503D807C"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6276FB19"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38E4ED7E" w14:textId="77777777" w:rsidTr="0041754F">
        <w:trPr>
          <w:trHeight w:val="459"/>
          <w:jc w:val="center"/>
        </w:trPr>
        <w:tc>
          <w:tcPr>
            <w:tcW w:w="973" w:type="dxa"/>
          </w:tcPr>
          <w:p w14:paraId="54C62048"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8</w:t>
            </w:r>
          </w:p>
        </w:tc>
        <w:tc>
          <w:tcPr>
            <w:tcW w:w="1579" w:type="dxa"/>
          </w:tcPr>
          <w:p w14:paraId="4FD14F16" w14:textId="77777777" w:rsidR="00BD45C2" w:rsidRPr="009228AE" w:rsidRDefault="00BD45C2" w:rsidP="0041754F">
            <w:pPr>
              <w:pStyle w:val="Els-table-text"/>
              <w:spacing w:line="480" w:lineRule="auto"/>
              <w:jc w:val="center"/>
              <w:rPr>
                <w:lang w:eastAsia="zh-CN"/>
              </w:rPr>
            </w:pPr>
            <w:r w:rsidRPr="003D5FD4">
              <w:rPr>
                <w:lang w:eastAsia="zh-CN"/>
              </w:rPr>
              <w:t>Peperomia</w:t>
            </w:r>
          </w:p>
        </w:tc>
        <w:tc>
          <w:tcPr>
            <w:tcW w:w="2268" w:type="dxa"/>
          </w:tcPr>
          <w:p w14:paraId="2BD3CC2B" w14:textId="77777777" w:rsidR="00BD45C2" w:rsidRPr="009228AE" w:rsidRDefault="00BD45C2" w:rsidP="0041754F">
            <w:pPr>
              <w:pStyle w:val="Els-table-text"/>
              <w:spacing w:line="480" w:lineRule="auto"/>
              <w:jc w:val="center"/>
              <w:rPr>
                <w:lang w:eastAsia="zh-CN"/>
              </w:rPr>
            </w:pPr>
            <w:r w:rsidRPr="003D5FD4">
              <w:rPr>
                <w:lang w:eastAsia="zh-CN"/>
              </w:rPr>
              <w:t>Thick leaves</w:t>
            </w:r>
          </w:p>
        </w:tc>
        <w:tc>
          <w:tcPr>
            <w:tcW w:w="1134" w:type="dxa"/>
          </w:tcPr>
          <w:p w14:paraId="774C6AE7"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49AE2597"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F1AB057" w14:textId="77777777" w:rsidTr="0041754F">
        <w:trPr>
          <w:trHeight w:val="459"/>
          <w:jc w:val="center"/>
        </w:trPr>
        <w:tc>
          <w:tcPr>
            <w:tcW w:w="973" w:type="dxa"/>
          </w:tcPr>
          <w:p w14:paraId="4177DA3B" w14:textId="77777777" w:rsidR="00BD45C2" w:rsidRDefault="00BD45C2" w:rsidP="0041754F">
            <w:pPr>
              <w:pStyle w:val="Els-table-text"/>
              <w:spacing w:line="480" w:lineRule="auto"/>
              <w:jc w:val="center"/>
              <w:rPr>
                <w:lang w:eastAsia="zh-CN"/>
              </w:rPr>
            </w:pPr>
            <w:r w:rsidRPr="003D5FD4">
              <w:rPr>
                <w:lang w:eastAsia="zh-CN"/>
              </w:rPr>
              <w:t>S0</w:t>
            </w:r>
            <w:r>
              <w:rPr>
                <w:rFonts w:hint="eastAsia"/>
                <w:lang w:eastAsia="zh-CN"/>
              </w:rPr>
              <w:t>9</w:t>
            </w:r>
          </w:p>
        </w:tc>
        <w:tc>
          <w:tcPr>
            <w:tcW w:w="1579" w:type="dxa"/>
          </w:tcPr>
          <w:p w14:paraId="2DFBF302" w14:textId="77777777" w:rsidR="00BD45C2" w:rsidRPr="009228AE" w:rsidRDefault="00BD45C2" w:rsidP="0041754F">
            <w:pPr>
              <w:pStyle w:val="Els-table-text"/>
              <w:spacing w:line="480" w:lineRule="auto"/>
              <w:jc w:val="center"/>
              <w:rPr>
                <w:lang w:eastAsia="zh-CN"/>
              </w:rPr>
            </w:pPr>
            <w:r w:rsidRPr="003D5FD4">
              <w:rPr>
                <w:lang w:eastAsia="zh-CN"/>
              </w:rPr>
              <w:t>Peperomia</w:t>
            </w:r>
          </w:p>
        </w:tc>
        <w:tc>
          <w:tcPr>
            <w:tcW w:w="2268" w:type="dxa"/>
          </w:tcPr>
          <w:p w14:paraId="35A66AF2" w14:textId="77777777" w:rsidR="00BD45C2" w:rsidRPr="009228AE" w:rsidRDefault="00BD45C2" w:rsidP="0041754F">
            <w:pPr>
              <w:pStyle w:val="Els-table-text"/>
              <w:spacing w:line="480" w:lineRule="auto"/>
              <w:jc w:val="center"/>
              <w:rPr>
                <w:lang w:eastAsia="zh-CN"/>
              </w:rPr>
            </w:pPr>
            <w:r w:rsidRPr="003D5FD4">
              <w:rPr>
                <w:lang w:eastAsia="zh-CN"/>
              </w:rPr>
              <w:t>Dense small leaves</w:t>
            </w:r>
          </w:p>
        </w:tc>
        <w:tc>
          <w:tcPr>
            <w:tcW w:w="1134" w:type="dxa"/>
          </w:tcPr>
          <w:p w14:paraId="4C6189E0"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54F3268C"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755DF7D6" w14:textId="77777777" w:rsidTr="0041754F">
        <w:trPr>
          <w:trHeight w:val="459"/>
          <w:jc w:val="center"/>
        </w:trPr>
        <w:tc>
          <w:tcPr>
            <w:tcW w:w="973" w:type="dxa"/>
          </w:tcPr>
          <w:p w14:paraId="0DEBA72A"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10</w:t>
            </w:r>
          </w:p>
        </w:tc>
        <w:tc>
          <w:tcPr>
            <w:tcW w:w="1579" w:type="dxa"/>
          </w:tcPr>
          <w:p w14:paraId="2478BA85" w14:textId="77777777" w:rsidR="00BD45C2" w:rsidRPr="009228AE" w:rsidRDefault="00BD45C2" w:rsidP="0041754F">
            <w:pPr>
              <w:pStyle w:val="Els-table-text"/>
              <w:spacing w:line="480" w:lineRule="auto"/>
              <w:jc w:val="center"/>
              <w:rPr>
                <w:lang w:eastAsia="zh-CN"/>
              </w:rPr>
            </w:pPr>
            <w:r w:rsidRPr="003D5FD4">
              <w:rPr>
                <w:lang w:eastAsia="zh-CN"/>
              </w:rPr>
              <w:t>Anthurium</w:t>
            </w:r>
          </w:p>
        </w:tc>
        <w:tc>
          <w:tcPr>
            <w:tcW w:w="2268" w:type="dxa"/>
          </w:tcPr>
          <w:p w14:paraId="46984600" w14:textId="77777777" w:rsidR="00BD45C2" w:rsidRPr="009228AE" w:rsidRDefault="00BD45C2" w:rsidP="0041754F">
            <w:pPr>
              <w:pStyle w:val="Els-table-text"/>
              <w:spacing w:line="480" w:lineRule="auto"/>
              <w:jc w:val="center"/>
              <w:rPr>
                <w:lang w:eastAsia="zh-CN"/>
              </w:rPr>
            </w:pPr>
            <w:r w:rsidRPr="003D5FD4">
              <w:rPr>
                <w:lang w:eastAsia="zh-CN"/>
              </w:rPr>
              <w:t>Glossy leaves</w:t>
            </w:r>
          </w:p>
        </w:tc>
        <w:tc>
          <w:tcPr>
            <w:tcW w:w="1134" w:type="dxa"/>
          </w:tcPr>
          <w:p w14:paraId="5AC244FE"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69DD99B1"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3D9AC0D7" w14:textId="77777777" w:rsidTr="0041754F">
        <w:trPr>
          <w:trHeight w:val="459"/>
          <w:jc w:val="center"/>
        </w:trPr>
        <w:tc>
          <w:tcPr>
            <w:tcW w:w="973" w:type="dxa"/>
          </w:tcPr>
          <w:p w14:paraId="30F9B318"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11</w:t>
            </w:r>
          </w:p>
        </w:tc>
        <w:tc>
          <w:tcPr>
            <w:tcW w:w="1579" w:type="dxa"/>
          </w:tcPr>
          <w:p w14:paraId="76587E5A" w14:textId="77777777" w:rsidR="00BD45C2" w:rsidRPr="009228AE" w:rsidRDefault="00BD45C2" w:rsidP="0041754F">
            <w:pPr>
              <w:pStyle w:val="Els-table-text"/>
              <w:spacing w:line="480" w:lineRule="auto"/>
              <w:jc w:val="center"/>
              <w:rPr>
                <w:lang w:eastAsia="zh-CN"/>
              </w:rPr>
            </w:pPr>
            <w:r w:rsidRPr="003D5FD4">
              <w:rPr>
                <w:lang w:eastAsia="zh-CN"/>
              </w:rPr>
              <w:t>Calathea</w:t>
            </w:r>
          </w:p>
        </w:tc>
        <w:tc>
          <w:tcPr>
            <w:tcW w:w="2268" w:type="dxa"/>
          </w:tcPr>
          <w:p w14:paraId="3BF42C58" w14:textId="77777777" w:rsidR="00BD45C2" w:rsidRPr="009228AE" w:rsidRDefault="00BD45C2" w:rsidP="0041754F">
            <w:pPr>
              <w:pStyle w:val="Els-table-text"/>
              <w:spacing w:line="480" w:lineRule="auto"/>
              <w:jc w:val="center"/>
              <w:rPr>
                <w:lang w:eastAsia="zh-CN"/>
              </w:rPr>
            </w:pPr>
            <w:r w:rsidRPr="003D5FD4">
              <w:rPr>
                <w:lang w:eastAsia="zh-CN"/>
              </w:rPr>
              <w:t>Striped leaves</w:t>
            </w:r>
          </w:p>
        </w:tc>
        <w:tc>
          <w:tcPr>
            <w:tcW w:w="1134" w:type="dxa"/>
          </w:tcPr>
          <w:p w14:paraId="21560A4E"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7CD6201C"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E2E3263" w14:textId="77777777" w:rsidTr="0041754F">
        <w:trPr>
          <w:trHeight w:val="459"/>
          <w:jc w:val="center"/>
        </w:trPr>
        <w:tc>
          <w:tcPr>
            <w:tcW w:w="973" w:type="dxa"/>
          </w:tcPr>
          <w:p w14:paraId="74E4DCE2"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12</w:t>
            </w:r>
          </w:p>
        </w:tc>
        <w:tc>
          <w:tcPr>
            <w:tcW w:w="1579" w:type="dxa"/>
          </w:tcPr>
          <w:p w14:paraId="0AFAAFB5" w14:textId="77777777" w:rsidR="00BD45C2" w:rsidRPr="009228AE" w:rsidRDefault="00BD45C2" w:rsidP="0041754F">
            <w:pPr>
              <w:pStyle w:val="Els-table-text"/>
              <w:spacing w:line="480" w:lineRule="auto"/>
              <w:jc w:val="center"/>
              <w:rPr>
                <w:lang w:eastAsia="zh-CN"/>
              </w:rPr>
            </w:pPr>
            <w:proofErr w:type="spellStart"/>
            <w:r w:rsidRPr="003D5FD4">
              <w:rPr>
                <w:lang w:eastAsia="zh-CN"/>
              </w:rPr>
              <w:t>Fittonia</w:t>
            </w:r>
            <w:proofErr w:type="spellEnd"/>
          </w:p>
        </w:tc>
        <w:tc>
          <w:tcPr>
            <w:tcW w:w="2268" w:type="dxa"/>
          </w:tcPr>
          <w:p w14:paraId="4E3371EB" w14:textId="77777777" w:rsidR="00BD45C2" w:rsidRPr="009228AE" w:rsidRDefault="00BD45C2" w:rsidP="0041754F">
            <w:pPr>
              <w:pStyle w:val="Els-table-text"/>
              <w:spacing w:line="480" w:lineRule="auto"/>
              <w:jc w:val="center"/>
              <w:rPr>
                <w:lang w:eastAsia="zh-CN"/>
              </w:rPr>
            </w:pPr>
            <w:r w:rsidRPr="003D5FD4">
              <w:rPr>
                <w:lang w:eastAsia="zh-CN"/>
              </w:rPr>
              <w:t>Fine texture</w:t>
            </w:r>
          </w:p>
        </w:tc>
        <w:tc>
          <w:tcPr>
            <w:tcW w:w="1134" w:type="dxa"/>
          </w:tcPr>
          <w:p w14:paraId="26A622EF"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4E96E724"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6FA3E1B9" w14:textId="77777777" w:rsidTr="0041754F">
        <w:trPr>
          <w:trHeight w:val="459"/>
          <w:jc w:val="center"/>
        </w:trPr>
        <w:tc>
          <w:tcPr>
            <w:tcW w:w="973" w:type="dxa"/>
          </w:tcPr>
          <w:p w14:paraId="1D4FBF6E"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13</w:t>
            </w:r>
          </w:p>
        </w:tc>
        <w:tc>
          <w:tcPr>
            <w:tcW w:w="1579" w:type="dxa"/>
          </w:tcPr>
          <w:p w14:paraId="176FB309" w14:textId="77777777" w:rsidR="00BD45C2" w:rsidRPr="009228AE" w:rsidRDefault="00BD45C2" w:rsidP="0041754F">
            <w:pPr>
              <w:pStyle w:val="Els-table-text"/>
              <w:spacing w:line="480" w:lineRule="auto"/>
              <w:jc w:val="center"/>
              <w:rPr>
                <w:lang w:eastAsia="zh-CN"/>
              </w:rPr>
            </w:pPr>
            <w:proofErr w:type="spellStart"/>
            <w:r w:rsidRPr="003D5FD4">
              <w:rPr>
                <w:lang w:eastAsia="zh-CN"/>
              </w:rPr>
              <w:t>Fittonia</w:t>
            </w:r>
            <w:proofErr w:type="spellEnd"/>
          </w:p>
        </w:tc>
        <w:tc>
          <w:tcPr>
            <w:tcW w:w="2268" w:type="dxa"/>
          </w:tcPr>
          <w:p w14:paraId="33340C1B" w14:textId="77777777" w:rsidR="00BD45C2" w:rsidRPr="009228AE" w:rsidRDefault="00BD45C2" w:rsidP="0041754F">
            <w:pPr>
              <w:pStyle w:val="Els-table-text"/>
              <w:spacing w:line="480" w:lineRule="auto"/>
              <w:jc w:val="center"/>
              <w:rPr>
                <w:lang w:eastAsia="zh-CN"/>
              </w:rPr>
            </w:pPr>
            <w:r w:rsidRPr="003D5FD4">
              <w:rPr>
                <w:lang w:eastAsia="zh-CN"/>
              </w:rPr>
              <w:t>Dense texture</w:t>
            </w:r>
          </w:p>
        </w:tc>
        <w:tc>
          <w:tcPr>
            <w:tcW w:w="1134" w:type="dxa"/>
          </w:tcPr>
          <w:p w14:paraId="6EC1253F"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02BEDFFF"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780B1673" w14:textId="77777777" w:rsidTr="0041754F">
        <w:trPr>
          <w:trHeight w:val="459"/>
          <w:jc w:val="center"/>
        </w:trPr>
        <w:tc>
          <w:tcPr>
            <w:tcW w:w="973" w:type="dxa"/>
          </w:tcPr>
          <w:p w14:paraId="7D1756DD"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w:t>
            </w:r>
            <w:r w:rsidRPr="003D5FD4">
              <w:rPr>
                <w:lang w:eastAsia="zh-CN"/>
              </w:rPr>
              <w:t>4</w:t>
            </w:r>
          </w:p>
        </w:tc>
        <w:tc>
          <w:tcPr>
            <w:tcW w:w="1579" w:type="dxa"/>
          </w:tcPr>
          <w:p w14:paraId="036C5958" w14:textId="77777777" w:rsidR="00BD45C2" w:rsidRPr="009228AE" w:rsidRDefault="00BD45C2" w:rsidP="0041754F">
            <w:pPr>
              <w:pStyle w:val="Els-table-text"/>
              <w:spacing w:line="480" w:lineRule="auto"/>
              <w:jc w:val="center"/>
              <w:rPr>
                <w:lang w:eastAsia="zh-CN"/>
              </w:rPr>
            </w:pPr>
            <w:r w:rsidRPr="003D5FD4">
              <w:rPr>
                <w:lang w:eastAsia="zh-CN"/>
              </w:rPr>
              <w:t>Chinese evergreen</w:t>
            </w:r>
          </w:p>
        </w:tc>
        <w:tc>
          <w:tcPr>
            <w:tcW w:w="2268" w:type="dxa"/>
          </w:tcPr>
          <w:p w14:paraId="6EAC3E96" w14:textId="77777777" w:rsidR="00BD45C2" w:rsidRPr="009228AE" w:rsidRDefault="00BD45C2" w:rsidP="0041754F">
            <w:pPr>
              <w:pStyle w:val="Els-table-text"/>
              <w:spacing w:line="480" w:lineRule="auto"/>
              <w:jc w:val="center"/>
              <w:rPr>
                <w:lang w:eastAsia="zh-CN"/>
              </w:rPr>
            </w:pPr>
            <w:r w:rsidRPr="003D5FD4">
              <w:rPr>
                <w:lang w:eastAsia="zh-CN"/>
              </w:rPr>
              <w:t>Broad variegated leaves</w:t>
            </w:r>
          </w:p>
        </w:tc>
        <w:tc>
          <w:tcPr>
            <w:tcW w:w="1134" w:type="dxa"/>
          </w:tcPr>
          <w:p w14:paraId="60E9F47B"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0A54F36B"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2127F912" w14:textId="77777777" w:rsidTr="0041754F">
        <w:trPr>
          <w:trHeight w:val="459"/>
          <w:jc w:val="center"/>
        </w:trPr>
        <w:tc>
          <w:tcPr>
            <w:tcW w:w="973" w:type="dxa"/>
          </w:tcPr>
          <w:p w14:paraId="5C693E06"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15</w:t>
            </w:r>
          </w:p>
        </w:tc>
        <w:tc>
          <w:tcPr>
            <w:tcW w:w="1579" w:type="dxa"/>
          </w:tcPr>
          <w:p w14:paraId="4C7D5CF2" w14:textId="77777777" w:rsidR="00BD45C2" w:rsidRPr="009228AE" w:rsidRDefault="00BD45C2" w:rsidP="0041754F">
            <w:pPr>
              <w:pStyle w:val="Els-table-text"/>
              <w:spacing w:line="480" w:lineRule="auto"/>
              <w:jc w:val="center"/>
              <w:rPr>
                <w:lang w:eastAsia="zh-CN"/>
              </w:rPr>
            </w:pPr>
            <w:r w:rsidRPr="003D5FD4">
              <w:rPr>
                <w:lang w:eastAsia="zh-CN"/>
              </w:rPr>
              <w:t>Chinese evergreen</w:t>
            </w:r>
          </w:p>
        </w:tc>
        <w:tc>
          <w:tcPr>
            <w:tcW w:w="2268" w:type="dxa"/>
          </w:tcPr>
          <w:p w14:paraId="006397EB" w14:textId="77777777" w:rsidR="00BD45C2" w:rsidRPr="009228AE" w:rsidRDefault="00BD45C2" w:rsidP="0041754F">
            <w:pPr>
              <w:pStyle w:val="Els-table-text"/>
              <w:spacing w:line="480" w:lineRule="auto"/>
              <w:jc w:val="center"/>
              <w:rPr>
                <w:lang w:eastAsia="zh-CN"/>
              </w:rPr>
            </w:pPr>
            <w:r w:rsidRPr="003D5FD4">
              <w:rPr>
                <w:lang w:eastAsia="zh-CN"/>
              </w:rPr>
              <w:t>Partial occlusion</w:t>
            </w:r>
          </w:p>
        </w:tc>
        <w:tc>
          <w:tcPr>
            <w:tcW w:w="1134" w:type="dxa"/>
          </w:tcPr>
          <w:p w14:paraId="07C7CA59"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16AA5FC0"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500E73CE" w14:textId="77777777" w:rsidTr="0041754F">
        <w:trPr>
          <w:trHeight w:val="459"/>
          <w:jc w:val="center"/>
        </w:trPr>
        <w:tc>
          <w:tcPr>
            <w:tcW w:w="973" w:type="dxa"/>
          </w:tcPr>
          <w:p w14:paraId="158AF834"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16</w:t>
            </w:r>
          </w:p>
        </w:tc>
        <w:tc>
          <w:tcPr>
            <w:tcW w:w="1579" w:type="dxa"/>
          </w:tcPr>
          <w:p w14:paraId="0F6097C1" w14:textId="77777777" w:rsidR="00BD45C2" w:rsidRPr="009228AE" w:rsidRDefault="00BD45C2" w:rsidP="0041754F">
            <w:pPr>
              <w:pStyle w:val="Els-table-text"/>
              <w:spacing w:line="480" w:lineRule="auto"/>
              <w:jc w:val="center"/>
              <w:rPr>
                <w:lang w:eastAsia="zh-CN"/>
              </w:rPr>
            </w:pPr>
            <w:r w:rsidRPr="003D5FD4">
              <w:rPr>
                <w:lang w:eastAsia="zh-CN"/>
              </w:rPr>
              <w:t>Rubber plant</w:t>
            </w:r>
          </w:p>
        </w:tc>
        <w:tc>
          <w:tcPr>
            <w:tcW w:w="2268" w:type="dxa"/>
          </w:tcPr>
          <w:p w14:paraId="07AA936E" w14:textId="77777777" w:rsidR="00BD45C2" w:rsidRPr="009228AE" w:rsidRDefault="00BD45C2" w:rsidP="0041754F">
            <w:pPr>
              <w:pStyle w:val="Els-table-text"/>
              <w:spacing w:line="480" w:lineRule="auto"/>
              <w:jc w:val="center"/>
              <w:rPr>
                <w:lang w:eastAsia="zh-CN"/>
              </w:rPr>
            </w:pPr>
            <w:r w:rsidRPr="003D5FD4">
              <w:rPr>
                <w:lang w:eastAsia="zh-CN"/>
              </w:rPr>
              <w:t>Large leaves</w:t>
            </w:r>
          </w:p>
        </w:tc>
        <w:tc>
          <w:tcPr>
            <w:tcW w:w="1134" w:type="dxa"/>
          </w:tcPr>
          <w:p w14:paraId="35E6A9A8"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6D07672F"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775905E4" w14:textId="77777777" w:rsidTr="0041754F">
        <w:trPr>
          <w:trHeight w:val="459"/>
          <w:jc w:val="center"/>
        </w:trPr>
        <w:tc>
          <w:tcPr>
            <w:tcW w:w="973" w:type="dxa"/>
          </w:tcPr>
          <w:p w14:paraId="557D77E2"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17</w:t>
            </w:r>
          </w:p>
        </w:tc>
        <w:tc>
          <w:tcPr>
            <w:tcW w:w="1579" w:type="dxa"/>
          </w:tcPr>
          <w:p w14:paraId="496CEEF8" w14:textId="77777777" w:rsidR="00BD45C2" w:rsidRPr="009228AE" w:rsidRDefault="00BD45C2" w:rsidP="0041754F">
            <w:pPr>
              <w:pStyle w:val="Els-table-text"/>
              <w:spacing w:line="480" w:lineRule="auto"/>
              <w:jc w:val="center"/>
              <w:rPr>
                <w:lang w:eastAsia="zh-CN"/>
              </w:rPr>
            </w:pPr>
            <w:r w:rsidRPr="003D5FD4">
              <w:rPr>
                <w:lang w:eastAsia="zh-CN"/>
              </w:rPr>
              <w:t>Rubber plant</w:t>
            </w:r>
          </w:p>
        </w:tc>
        <w:tc>
          <w:tcPr>
            <w:tcW w:w="2268" w:type="dxa"/>
          </w:tcPr>
          <w:p w14:paraId="73188013" w14:textId="77777777" w:rsidR="00BD45C2" w:rsidRPr="009228AE" w:rsidRDefault="00BD45C2" w:rsidP="0041754F">
            <w:pPr>
              <w:pStyle w:val="Els-table-text"/>
              <w:spacing w:line="480" w:lineRule="auto"/>
              <w:jc w:val="center"/>
              <w:rPr>
                <w:lang w:eastAsia="zh-CN"/>
              </w:rPr>
            </w:pPr>
            <w:r w:rsidRPr="003D5FD4">
              <w:rPr>
                <w:lang w:eastAsia="zh-CN"/>
              </w:rPr>
              <w:t>Sparse canopy</w:t>
            </w:r>
          </w:p>
        </w:tc>
        <w:tc>
          <w:tcPr>
            <w:tcW w:w="1134" w:type="dxa"/>
          </w:tcPr>
          <w:p w14:paraId="0DF64CE5"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3CF0A790"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54051CBA" w14:textId="77777777" w:rsidTr="0041754F">
        <w:trPr>
          <w:trHeight w:val="459"/>
          <w:jc w:val="center"/>
        </w:trPr>
        <w:tc>
          <w:tcPr>
            <w:tcW w:w="973" w:type="dxa"/>
          </w:tcPr>
          <w:p w14:paraId="2D440014"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18</w:t>
            </w:r>
          </w:p>
        </w:tc>
        <w:tc>
          <w:tcPr>
            <w:tcW w:w="1579" w:type="dxa"/>
          </w:tcPr>
          <w:p w14:paraId="24C3C9AC" w14:textId="77777777" w:rsidR="00BD45C2" w:rsidRPr="009228AE" w:rsidRDefault="00BD45C2" w:rsidP="0041754F">
            <w:pPr>
              <w:pStyle w:val="Els-table-text"/>
              <w:spacing w:line="480" w:lineRule="auto"/>
              <w:jc w:val="center"/>
              <w:rPr>
                <w:lang w:eastAsia="zh-CN"/>
              </w:rPr>
            </w:pPr>
            <w:r w:rsidRPr="003D5FD4">
              <w:rPr>
                <w:lang w:eastAsia="zh-CN"/>
              </w:rPr>
              <w:t>Cyclamen</w:t>
            </w:r>
          </w:p>
        </w:tc>
        <w:tc>
          <w:tcPr>
            <w:tcW w:w="2268" w:type="dxa"/>
          </w:tcPr>
          <w:p w14:paraId="061C8D20" w14:textId="77777777" w:rsidR="00BD45C2" w:rsidRPr="009228AE" w:rsidRDefault="00BD45C2" w:rsidP="0041754F">
            <w:pPr>
              <w:pStyle w:val="Els-table-text"/>
              <w:spacing w:line="480" w:lineRule="auto"/>
              <w:jc w:val="center"/>
              <w:rPr>
                <w:lang w:eastAsia="zh-CN"/>
              </w:rPr>
            </w:pPr>
            <w:r w:rsidRPr="003D5FD4">
              <w:rPr>
                <w:lang w:eastAsia="zh-CN"/>
              </w:rPr>
              <w:t>Compact canopy</w:t>
            </w:r>
          </w:p>
        </w:tc>
        <w:tc>
          <w:tcPr>
            <w:tcW w:w="1134" w:type="dxa"/>
          </w:tcPr>
          <w:p w14:paraId="105EBC9A" w14:textId="77777777" w:rsidR="00BD45C2" w:rsidRPr="009228AE" w:rsidRDefault="00BD45C2" w:rsidP="0041754F">
            <w:pPr>
              <w:pStyle w:val="Els-table-text"/>
              <w:spacing w:line="480" w:lineRule="auto"/>
              <w:jc w:val="center"/>
              <w:rPr>
                <w:lang w:eastAsia="zh-CN"/>
              </w:rPr>
            </w:pPr>
            <w:r w:rsidRPr="003D5FD4">
              <w:rPr>
                <w:lang w:eastAsia="zh-CN"/>
              </w:rPr>
              <w:t>Fixed</w:t>
            </w:r>
          </w:p>
        </w:tc>
        <w:tc>
          <w:tcPr>
            <w:tcW w:w="1002" w:type="dxa"/>
          </w:tcPr>
          <w:p w14:paraId="1D76075C"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01C258A6" w14:textId="77777777" w:rsidTr="0041754F">
        <w:trPr>
          <w:trHeight w:val="459"/>
          <w:jc w:val="center"/>
        </w:trPr>
        <w:tc>
          <w:tcPr>
            <w:tcW w:w="973" w:type="dxa"/>
          </w:tcPr>
          <w:p w14:paraId="632BF046" w14:textId="77777777" w:rsidR="00BD45C2" w:rsidRDefault="00BD45C2" w:rsidP="0041754F">
            <w:pPr>
              <w:pStyle w:val="Els-table-text"/>
              <w:spacing w:line="480" w:lineRule="auto"/>
              <w:jc w:val="center"/>
              <w:rPr>
                <w:lang w:eastAsia="zh-CN"/>
              </w:rPr>
            </w:pPr>
            <w:r w:rsidRPr="003D5FD4">
              <w:rPr>
                <w:lang w:eastAsia="zh-CN"/>
              </w:rPr>
              <w:t>S</w:t>
            </w:r>
            <w:r>
              <w:rPr>
                <w:rFonts w:hint="eastAsia"/>
                <w:lang w:eastAsia="zh-CN"/>
              </w:rPr>
              <w:t>19</w:t>
            </w:r>
          </w:p>
        </w:tc>
        <w:tc>
          <w:tcPr>
            <w:tcW w:w="1579" w:type="dxa"/>
          </w:tcPr>
          <w:p w14:paraId="27AD8C11" w14:textId="77777777" w:rsidR="00BD45C2" w:rsidRPr="009228AE" w:rsidRDefault="00BD45C2" w:rsidP="0041754F">
            <w:pPr>
              <w:pStyle w:val="Els-table-text"/>
              <w:spacing w:line="480" w:lineRule="auto"/>
              <w:jc w:val="center"/>
              <w:rPr>
                <w:lang w:eastAsia="zh-CN"/>
              </w:rPr>
            </w:pPr>
            <w:r w:rsidRPr="003D5FD4">
              <w:rPr>
                <w:lang w:eastAsia="zh-CN"/>
              </w:rPr>
              <w:t>Cyclamen</w:t>
            </w:r>
          </w:p>
        </w:tc>
        <w:tc>
          <w:tcPr>
            <w:tcW w:w="2268" w:type="dxa"/>
          </w:tcPr>
          <w:p w14:paraId="47E32B76" w14:textId="77777777" w:rsidR="00BD45C2" w:rsidRPr="009228AE" w:rsidRDefault="00BD45C2" w:rsidP="0041754F">
            <w:pPr>
              <w:pStyle w:val="Els-table-text"/>
              <w:spacing w:line="480" w:lineRule="auto"/>
              <w:jc w:val="center"/>
              <w:rPr>
                <w:lang w:eastAsia="zh-CN"/>
              </w:rPr>
            </w:pPr>
            <w:r w:rsidRPr="003D5FD4">
              <w:rPr>
                <w:lang w:eastAsia="zh-CN"/>
              </w:rPr>
              <w:t>Flower-leaf mix</w:t>
            </w:r>
          </w:p>
        </w:tc>
        <w:tc>
          <w:tcPr>
            <w:tcW w:w="1134" w:type="dxa"/>
          </w:tcPr>
          <w:p w14:paraId="71072C0D" w14:textId="77777777" w:rsidR="00BD45C2" w:rsidRPr="009228AE" w:rsidRDefault="00BD45C2" w:rsidP="0041754F">
            <w:pPr>
              <w:pStyle w:val="Els-table-text"/>
              <w:spacing w:line="480" w:lineRule="auto"/>
              <w:jc w:val="center"/>
              <w:rPr>
                <w:lang w:eastAsia="zh-CN"/>
              </w:rPr>
            </w:pPr>
            <w:r w:rsidRPr="003D5FD4">
              <w:rPr>
                <w:lang w:eastAsia="zh-CN"/>
              </w:rPr>
              <w:t>Complex</w:t>
            </w:r>
          </w:p>
        </w:tc>
        <w:tc>
          <w:tcPr>
            <w:tcW w:w="1002" w:type="dxa"/>
          </w:tcPr>
          <w:p w14:paraId="3B31D4ED" w14:textId="77777777" w:rsidR="00BD45C2" w:rsidRPr="00066104" w:rsidRDefault="00BD45C2" w:rsidP="0041754F">
            <w:pPr>
              <w:pStyle w:val="Els-table-text"/>
              <w:spacing w:line="480" w:lineRule="auto"/>
              <w:jc w:val="center"/>
              <w:rPr>
                <w:lang w:eastAsia="zh-CN"/>
              </w:rPr>
            </w:pPr>
            <w:r w:rsidRPr="003D5FD4">
              <w:rPr>
                <w:lang w:eastAsia="zh-CN"/>
              </w:rPr>
              <w:t>Yes</w:t>
            </w:r>
          </w:p>
        </w:tc>
      </w:tr>
      <w:tr w:rsidR="00BD45C2" w:rsidRPr="003D5FD4" w14:paraId="3F88B3C8" w14:textId="77777777" w:rsidTr="0041754F">
        <w:trPr>
          <w:trHeight w:val="459"/>
          <w:jc w:val="center"/>
        </w:trPr>
        <w:tc>
          <w:tcPr>
            <w:tcW w:w="973" w:type="dxa"/>
            <w:tcBorders>
              <w:bottom w:val="single" w:sz="6" w:space="0" w:color="auto"/>
            </w:tcBorders>
          </w:tcPr>
          <w:p w14:paraId="17CF95E6" w14:textId="77777777" w:rsidR="00BD45C2" w:rsidRPr="003D5FD4" w:rsidRDefault="00BD45C2" w:rsidP="0041754F">
            <w:pPr>
              <w:pStyle w:val="Els-table-text"/>
              <w:spacing w:line="480" w:lineRule="auto"/>
              <w:jc w:val="center"/>
              <w:rPr>
                <w:lang w:eastAsia="zh-CN"/>
              </w:rPr>
            </w:pPr>
            <w:r>
              <w:rPr>
                <w:rFonts w:hint="eastAsia"/>
                <w:lang w:eastAsia="zh-CN"/>
              </w:rPr>
              <w:t>S20</w:t>
            </w:r>
          </w:p>
        </w:tc>
        <w:tc>
          <w:tcPr>
            <w:tcW w:w="1579" w:type="dxa"/>
            <w:tcBorders>
              <w:bottom w:val="single" w:sz="6" w:space="0" w:color="auto"/>
            </w:tcBorders>
          </w:tcPr>
          <w:p w14:paraId="11B657E0" w14:textId="77777777" w:rsidR="00BD45C2" w:rsidRPr="003D5FD4" w:rsidRDefault="00BD45C2" w:rsidP="0041754F">
            <w:pPr>
              <w:pStyle w:val="Els-table-text"/>
              <w:spacing w:line="480" w:lineRule="auto"/>
              <w:jc w:val="center"/>
              <w:rPr>
                <w:lang w:eastAsia="zh-CN"/>
              </w:rPr>
            </w:pPr>
            <w:r w:rsidRPr="003D5FD4">
              <w:rPr>
                <w:lang w:eastAsia="zh-CN"/>
              </w:rPr>
              <w:t>Cyclamen</w:t>
            </w:r>
          </w:p>
        </w:tc>
        <w:tc>
          <w:tcPr>
            <w:tcW w:w="2268" w:type="dxa"/>
            <w:tcBorders>
              <w:bottom w:val="single" w:sz="6" w:space="0" w:color="auto"/>
            </w:tcBorders>
          </w:tcPr>
          <w:p w14:paraId="1B55E326" w14:textId="77777777" w:rsidR="00BD45C2" w:rsidRPr="003D5FD4" w:rsidRDefault="00BD45C2" w:rsidP="0041754F">
            <w:pPr>
              <w:pStyle w:val="Els-table-text"/>
              <w:spacing w:line="480" w:lineRule="auto"/>
              <w:jc w:val="center"/>
              <w:rPr>
                <w:lang w:eastAsia="zh-CN"/>
              </w:rPr>
            </w:pPr>
            <w:r w:rsidRPr="003D5FD4">
              <w:rPr>
                <w:lang w:eastAsia="zh-CN"/>
              </w:rPr>
              <w:t>Dense occlusion</w:t>
            </w:r>
          </w:p>
        </w:tc>
        <w:tc>
          <w:tcPr>
            <w:tcW w:w="1134" w:type="dxa"/>
            <w:tcBorders>
              <w:bottom w:val="single" w:sz="6" w:space="0" w:color="auto"/>
            </w:tcBorders>
          </w:tcPr>
          <w:p w14:paraId="48F7FA2D" w14:textId="77777777" w:rsidR="00BD45C2" w:rsidRPr="003D5FD4" w:rsidRDefault="00BD45C2" w:rsidP="0041754F">
            <w:pPr>
              <w:pStyle w:val="Els-table-text"/>
              <w:spacing w:line="480" w:lineRule="auto"/>
              <w:jc w:val="center"/>
              <w:rPr>
                <w:lang w:eastAsia="zh-CN"/>
              </w:rPr>
            </w:pPr>
            <w:r w:rsidRPr="003D5FD4">
              <w:rPr>
                <w:lang w:eastAsia="zh-CN"/>
              </w:rPr>
              <w:t>Complex</w:t>
            </w:r>
          </w:p>
        </w:tc>
        <w:tc>
          <w:tcPr>
            <w:tcW w:w="1002" w:type="dxa"/>
            <w:tcBorders>
              <w:bottom w:val="single" w:sz="6" w:space="0" w:color="auto"/>
            </w:tcBorders>
          </w:tcPr>
          <w:p w14:paraId="6C45743A" w14:textId="77777777" w:rsidR="00BD45C2" w:rsidRPr="003D5FD4" w:rsidRDefault="00BD45C2" w:rsidP="0041754F">
            <w:pPr>
              <w:pStyle w:val="Els-table-text"/>
              <w:spacing w:line="480" w:lineRule="auto"/>
              <w:jc w:val="center"/>
              <w:rPr>
                <w:lang w:eastAsia="zh-CN"/>
              </w:rPr>
            </w:pPr>
            <w:r w:rsidRPr="003D5FD4">
              <w:rPr>
                <w:lang w:eastAsia="zh-CN"/>
              </w:rPr>
              <w:t>Yes</w:t>
            </w:r>
          </w:p>
        </w:tc>
      </w:tr>
    </w:tbl>
    <w:p w14:paraId="155D192A" w14:textId="77777777" w:rsidR="009228AE" w:rsidRDefault="009228AE" w:rsidP="00660EF9">
      <w:pPr>
        <w:pStyle w:val="Els-body-text"/>
        <w:spacing w:line="480" w:lineRule="auto"/>
        <w:jc w:val="left"/>
        <w:rPr>
          <w:lang w:eastAsia="zh-CN"/>
        </w:rPr>
      </w:pPr>
    </w:p>
    <w:p w14:paraId="10F4EEB4" w14:textId="4F1582BD" w:rsidR="00B34616" w:rsidRPr="00B34616" w:rsidRDefault="0053312F" w:rsidP="00A84137">
      <w:pPr>
        <w:pStyle w:val="Els-body-text"/>
        <w:spacing w:line="480" w:lineRule="auto"/>
        <w:jc w:val="center"/>
        <w:rPr>
          <w:lang w:eastAsia="zh-CN"/>
        </w:rPr>
      </w:pPr>
      <w:r>
        <w:rPr>
          <w:noProof/>
          <w:lang w:eastAsia="zh-CN"/>
        </w:rPr>
        <w:lastRenderedPageBreak/>
        <w:drawing>
          <wp:inline distT="0" distB="0" distL="0" distR="0" wp14:anchorId="0258CA6D" wp14:editId="4E8E2E2C">
            <wp:extent cx="3056899" cy="3221061"/>
            <wp:effectExtent l="0" t="0" r="0" b="5080"/>
            <wp:docPr id="767889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89690" name="图片 767889690"/>
                    <pic:cNvPicPr/>
                  </pic:nvPicPr>
                  <pic:blipFill>
                    <a:blip r:embed="rId10"/>
                    <a:stretch>
                      <a:fillRect/>
                    </a:stretch>
                  </pic:blipFill>
                  <pic:spPr>
                    <a:xfrm>
                      <a:off x="0" y="0"/>
                      <a:ext cx="3133129" cy="3301385"/>
                    </a:xfrm>
                    <a:prstGeom prst="rect">
                      <a:avLst/>
                    </a:prstGeom>
                  </pic:spPr>
                </pic:pic>
              </a:graphicData>
            </a:graphic>
          </wp:inline>
        </w:drawing>
      </w:r>
    </w:p>
    <w:p w14:paraId="0834C9F1" w14:textId="7D0944F8" w:rsidR="00660EF9" w:rsidRDefault="004C07BB" w:rsidP="00BD45C2">
      <w:pPr>
        <w:pStyle w:val="Els-caption"/>
        <w:spacing w:line="480" w:lineRule="auto"/>
      </w:pPr>
      <w:r w:rsidRPr="004C07BB">
        <w:t xml:space="preserve">Fig. 2. </w:t>
      </w:r>
      <w:r w:rsidR="00066104" w:rsidRPr="00066104">
        <w:t>Smartphone-based plant video acquisition protocols under fixed-device-assisted and handheld complex-background conditions</w:t>
      </w:r>
      <w:r w:rsidR="00066104">
        <w:rPr>
          <w:rFonts w:hint="eastAsia"/>
          <w:lang w:eastAsia="zh-CN"/>
        </w:rPr>
        <w:t xml:space="preserve">  </w:t>
      </w:r>
      <w:r w:rsidR="00066104" w:rsidRPr="00066104">
        <w:t xml:space="preserve"> </w:t>
      </w:r>
      <w:r w:rsidR="00066104">
        <w:t xml:space="preserve">(a) Fixed-device-assisted acquisition setup, including the target potted plant, motorized turntable, smartphone, black background cloth, and scale marker;(b) handheld surrounding acquisition in a complex background, where the target plant is placed in a common indoor or greenhouse-like environment with backgrounds containing tabletops, pots, supports, and other cluttered objects;(c) representative image sequence obtained under fixed-device-assisted acquisition;(d) representative image sequence obtained under complex-background </w:t>
      </w:r>
      <w:proofErr w:type="spellStart"/>
      <w:r w:rsidR="00066104">
        <w:t>acquisition.Both</w:t>
      </w:r>
      <w:proofErr w:type="spellEnd"/>
      <w:r w:rsidR="00066104">
        <w:t xml:space="preserve"> acquisition protocols use consumer-grade smartphones for video recording and capture multi-view information from the plant side and canopy top through dual-height surrounding acquisition.</w:t>
      </w:r>
      <w:r w:rsidR="00660EF9">
        <w:br w:type="page"/>
      </w:r>
      <w:r w:rsidR="00BD45C2">
        <w:lastRenderedPageBreak/>
        <w:t xml:space="preserve"> </w:t>
      </w:r>
    </w:p>
    <w:p w14:paraId="00045389" w14:textId="77777777" w:rsidR="00660EF9" w:rsidRDefault="00660EF9" w:rsidP="00066104">
      <w:pPr>
        <w:pStyle w:val="Els-caption"/>
        <w:spacing w:line="480" w:lineRule="auto"/>
        <w:rPr>
          <w:lang w:eastAsia="zh-CN"/>
        </w:rPr>
      </w:pPr>
    </w:p>
    <w:p w14:paraId="36A8289C" w14:textId="77777777" w:rsidR="005C0BC1" w:rsidRDefault="005C0BC1" w:rsidP="005C0BC1">
      <w:pPr>
        <w:pStyle w:val="Els-2ndorder-head"/>
        <w:spacing w:line="480" w:lineRule="auto"/>
        <w:rPr>
          <w:i w:val="0"/>
        </w:rPr>
      </w:pPr>
      <w:r w:rsidRPr="005C0BC1">
        <w:t>Frequency-Domain Frame Quality Screening</w:t>
      </w:r>
    </w:p>
    <w:p w14:paraId="2DA650AB" w14:textId="65CB6330" w:rsidR="005C0BC1" w:rsidRPr="005C0BC1" w:rsidRDefault="005C0BC1" w:rsidP="00FF7E02">
      <w:pPr>
        <w:pStyle w:val="Els-body-text"/>
        <w:spacing w:line="480" w:lineRule="auto"/>
      </w:pPr>
      <w:r w:rsidRPr="005C0BC1">
        <w:t>In video frame-based multi-view plant reconstruction, image sharpness affects feature matching, camera pose estimation, and the stability of subsequent three-dimensional reconstruction</w:t>
      </w:r>
      <w:r w:rsidR="005E6B46">
        <w:fldChar w:fldCharType="begin"/>
      </w:r>
      <w:r w:rsidR="005E6B46">
        <w:instrText xml:space="preserve"> ADDIN ZOTERO_ITEM CSL_CITATION {"citationID":"c00BsAm3","properties":{"unsorted":false,"formattedCitation":"(Zhu et al., 2023)","plainCitation":"(Zhu et al., 2023)","noteIndex":0},"citationItems":[{"id":1875,"uris":["http://zotero.org/users/18031600/items/W3SJELS3"],"itemData":{"id":1875,"type":"article-journal","abstract":"Establishing an accurate objective evaluation metric of image sharpness is crucial for image analysis, recognition and quality measurement. In this review, we highlight recent advances in noreference image quality assessment research, divide the reported algorithms into four groups (spatial domain-based methods, spectral domain-based methods, learning-based methods and combination methods) and outline the advantages and disadvantages of each method group. Furthermore, we conduct a brief bibliometric study with which to provide an overview of the current trends from 2013 to 2021 and compare the performance of representative algorithms on public datasets. Finally, we describe the shortcomings and future challenges in the current studies.","container-title":"Applied Sciences","DOI":"10.3390/app13042652","ISSN":"2076-3417","issue":"4","journalAbbreviation":"Applied Sciences","language":"en","page":"2652","source":"DOI.org (Crossref)","title":"Review: A Survey on Objective Evaluation of Image Sharpness","title-short":"Review","volume":"13","author":[{"family":"Zhu","given":"Mengqiu"},{"family":"Yu","given":"Lingjie"},{"family":"Wang","given":"Zongbiao"},{"family":"Ke","given":"Zhenxia"},{"family":"Zhi","given":"Chao"}],"issued":{"date-parts":[["2023",2,18]]}}}],"schema":"https://github.com/citation-style-language/schema/raw/master/csl-citation.json"} </w:instrText>
      </w:r>
      <w:r w:rsidR="005E6B46">
        <w:fldChar w:fldCharType="separate"/>
      </w:r>
      <w:r w:rsidR="005E6B46">
        <w:rPr>
          <w:noProof/>
        </w:rPr>
        <w:t>(Zhu et al., 2023)</w:t>
      </w:r>
      <w:r w:rsidR="005E6B46">
        <w:fldChar w:fldCharType="end"/>
      </w:r>
      <w:r w:rsidRPr="005C0BC1">
        <w:t xml:space="preserve">. In this study, videos are captured using a handheld smartphone or a turntable-assisted setup, and the raw video sequences may contain motion-blurred frames caused by camera shake, slight plant motion, or turntable rotation. If these low-quality images are directly used in </w:t>
      </w:r>
      <w:proofErr w:type="spellStart"/>
      <w:r w:rsidRPr="005C0BC1">
        <w:t>SfM</w:t>
      </w:r>
      <w:proofErr w:type="spellEnd"/>
      <w:r w:rsidRPr="005C0BC1">
        <w:t xml:space="preserve"> and 2DGS reconstruction, they may lead to unstable feature matching, increased camera pose estimation errors, and further degradation in model completeness and phenotypic measurement. Therefore, F2DMAS introduces frequency-domain frame quality filtering during image preprocessing to remove severely blurred frames and improve the reliability of subsequent multi-view geometric computation.</w:t>
      </w:r>
      <w:r w:rsidR="009271BB" w:rsidRPr="009271BB">
        <w:t xml:space="preserve"> As shown in Fig.3, the frequency-spatial preprocessing stage consists of frequency-domain frame quality screening and plant foreground extraction. The former removes severely blurred frames according to high-frequency energy, while the latter uses prompt-guided plant segmentation, temporal mask propagation, and morphological post-processing to generate clean plant foreground images for subsequent </w:t>
      </w:r>
      <w:proofErr w:type="spellStart"/>
      <w:r w:rsidR="009271BB" w:rsidRPr="009271BB">
        <w:t>SfM</w:t>
      </w:r>
      <w:proofErr w:type="spellEnd"/>
      <w:r w:rsidR="009271BB" w:rsidRPr="009271BB">
        <w:t xml:space="preserve"> and 2DGS reconstruction.</w:t>
      </w:r>
    </w:p>
    <w:p w14:paraId="62BF1C2E" w14:textId="092EEB96" w:rsidR="009E1FA8" w:rsidRPr="005C0BC1" w:rsidRDefault="005C0BC1" w:rsidP="00FF7E02">
      <w:pPr>
        <w:pStyle w:val="Els-body-text"/>
        <w:spacing w:line="480" w:lineRule="auto"/>
      </w:pPr>
      <w:r w:rsidRPr="005C0BC1">
        <w:t xml:space="preserve">Specifically, the input image is first converted into a grayscale image, and a two-dimensional discrete Fourier transform, namely 2D Discrete Fourier Transform, is used to transform the image from the spatial domain to the frequency domain. For a grayscale image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5C0BC1">
        <w:t xml:space="preserve"> with size</w:t>
      </w:r>
      <w:r>
        <w:rPr>
          <w:rFonts w:hint="eastAsia"/>
        </w:rPr>
        <w:t xml:space="preserve"> M x N</w:t>
      </w:r>
      <w:r w:rsidRPr="005C0BC1">
        <w:t>, its two-dimensional Fourier transform is defined as</w:t>
      </w:r>
    </w:p>
    <w:p w14:paraId="58A8F124" w14:textId="77777777" w:rsidR="009E1FA8" w:rsidRDefault="009E1FA8" w:rsidP="009E1FA8">
      <m:oMathPara>
        <m:oMath>
          <m:r>
            <w:rPr>
              <w:rFonts w:ascii="Cambria Math" w:hAnsi="Cambria Math"/>
            </w:rPr>
            <m:t>F(u,v)=</m:t>
          </m:r>
          <m:nary>
            <m:naryPr>
              <m:chr m:val="∑"/>
              <m:limLoc m:val="undOvr"/>
              <m:grow m:val="1"/>
              <m:ctrlPr>
                <w:rPr>
                  <w:rFonts w:ascii="Cambria Math" w:hAnsi="Cambria Math"/>
                </w:rPr>
              </m:ctrlPr>
            </m:naryPr>
            <m:sub>
              <m:r>
                <w:rPr>
                  <w:rFonts w:ascii="Cambria Math" w:hAnsi="Cambria Math"/>
                </w:rPr>
                <m:t>x=0</m:t>
              </m:r>
            </m:sub>
            <m:sup>
              <m:r>
                <w:rPr>
                  <w:rFonts w:ascii="Cambria Math" w:hAnsi="Cambria Math"/>
                </w:rPr>
                <m:t>M-1</m:t>
              </m:r>
            </m:sup>
            <m:e>
              <m:nary>
                <m:naryPr>
                  <m:chr m:val="∑"/>
                  <m:limLoc m:val="undOvr"/>
                  <m:grow m:val="1"/>
                  <m:ctrlPr>
                    <w:rPr>
                      <w:rFonts w:ascii="Cambria Math" w:hAnsi="Cambria Math"/>
                    </w:rPr>
                  </m:ctrlPr>
                </m:naryPr>
                <m:sub>
                  <m:r>
                    <w:rPr>
                      <w:rFonts w:ascii="Cambria Math" w:hAnsi="Cambria Math"/>
                    </w:rPr>
                    <m:t>y=0</m:t>
                  </m:r>
                </m:sub>
                <m:sup>
                  <m:r>
                    <w:rPr>
                      <w:rFonts w:ascii="Cambria Math" w:hAnsi="Cambria Math"/>
                    </w:rPr>
                    <m:t>N-1</m:t>
                  </m:r>
                </m:sup>
                <m:e>
                  <m:r>
                    <w:rPr>
                      <w:rFonts w:ascii="Cambria Math" w:hAnsi="Cambria Math"/>
                    </w:rPr>
                    <m:t>f(x,y)</m:t>
                  </m:r>
                </m:e>
              </m:nary>
            </m:e>
          </m:nary>
          <m:sSup>
            <m:sSupPr>
              <m:ctrlPr>
                <w:rPr>
                  <w:rFonts w:ascii="Cambria Math" w:hAnsi="Cambria Math"/>
                </w:rPr>
              </m:ctrlPr>
            </m:sSupPr>
            <m:e>
              <m:r>
                <w:rPr>
                  <w:rFonts w:ascii="Cambria Math" w:hAnsi="Cambria Math"/>
                </w:rPr>
                <m:t>e</m:t>
              </m:r>
            </m:e>
            <m:sup>
              <m:r>
                <w:rPr>
                  <w:rFonts w:ascii="Cambria Math" w:hAnsi="Cambria Math"/>
                </w:rPr>
                <m:t>-j2π(ux</m:t>
              </m:r>
              <m:r>
                <m:rPr>
                  <m:sty m:val="p"/>
                </m:rPr>
                <w:rPr>
                  <w:rFonts w:ascii="Cambria Math" w:hAnsi="Cambria Math"/>
                </w:rPr>
                <m:t>/</m:t>
              </m:r>
              <m:r>
                <w:rPr>
                  <w:rFonts w:ascii="Cambria Math" w:hAnsi="Cambria Math"/>
                </w:rPr>
                <m:t>M+vy</m:t>
              </m:r>
              <m:r>
                <m:rPr>
                  <m:sty m:val="p"/>
                </m:rPr>
                <w:rPr>
                  <w:rFonts w:ascii="Cambria Math" w:hAnsi="Cambria Math"/>
                </w:rPr>
                <m:t>/</m:t>
              </m:r>
              <m:r>
                <w:rPr>
                  <w:rFonts w:ascii="Cambria Math" w:hAnsi="Cambria Math"/>
                </w:rPr>
                <m:t>N)</m:t>
              </m:r>
            </m:sup>
          </m:sSup>
          <m:r>
            <m:rPr>
              <m:sty m:val="p"/>
            </m:rPr>
            <w:rPr>
              <w:rFonts w:ascii="Cambria Math" w:hAnsi="Cambria Math"/>
            </w:rPr>
            <w:br/>
          </m:r>
        </m:oMath>
      </m:oMathPara>
    </w:p>
    <w:p w14:paraId="0B7F9FC6" w14:textId="77777777" w:rsidR="005C0BC1" w:rsidRPr="005C0BC1" w:rsidRDefault="005C0BC1" w:rsidP="00FF7E02">
      <w:pPr>
        <w:pStyle w:val="Els-body-text"/>
        <w:spacing w:line="480" w:lineRule="auto"/>
      </w:pPr>
      <w:r w:rsidRPr="005C0BC1">
        <w:t>The low-frequency components of the spectrum are then shifted to the center, and a logarithmic transformation is applied to the magnitude spectrum to compress the dynamic range:</w:t>
      </w:r>
    </w:p>
    <w:p w14:paraId="500634F5" w14:textId="75B06780" w:rsidR="009E1FA8" w:rsidRDefault="009E1FA8" w:rsidP="009E1FA8">
      <m:oMathPara>
        <m:oMath>
          <m:r>
            <w:rPr>
              <w:rFonts w:ascii="Cambria Math" w:hAnsi="Cambria Math"/>
            </w:rPr>
            <w:lastRenderedPageBreak/>
            <m:t>S(u,v)=</m:t>
          </m:r>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shift</m:t>
              </m:r>
            </m:sub>
          </m:sSub>
          <m:r>
            <w:rPr>
              <w:rFonts w:ascii="Cambria Math" w:hAnsi="Cambria Math"/>
            </w:rPr>
            <m:t>(u,v)</m:t>
          </m:r>
          <m:r>
            <m:rPr>
              <m:sty m:val="p"/>
            </m:rPr>
            <w:rPr>
              <w:rFonts w:ascii="Cambria Math" w:hAnsi="Cambria Math"/>
            </w:rPr>
            <m:t>∣</m:t>
          </m:r>
          <m:r>
            <w:rPr>
              <w:rFonts w:ascii="Cambria Math" w:hAnsi="Cambria Math"/>
            </w:rPr>
            <m:t>)</m:t>
          </m:r>
          <m:r>
            <m:rPr>
              <m:sty m:val="p"/>
            </m:rPr>
            <w:rPr>
              <w:rFonts w:ascii="Cambria Math" w:hAnsi="Cambria Math"/>
            </w:rPr>
            <w:br/>
          </m:r>
        </m:oMath>
      </m:oMathPara>
    </w:p>
    <w:p w14:paraId="14E6B44F" w14:textId="75BC1C2B" w:rsidR="005C0BC1" w:rsidRPr="005C0BC1" w:rsidRDefault="005C0BC1" w:rsidP="00FF7E02">
      <w:pPr>
        <w:pStyle w:val="Els-body-text"/>
        <w:spacing w:line="480" w:lineRule="auto"/>
      </w:pPr>
      <w:r w:rsidRPr="005C0BC1">
        <w:t xml:space="preserve">Sharp images usually contain rich edge, texture, and detail information, which mainly appears as high-frequency components in the frequency domain. In contrast, motion-blurred or defocused images usually show reduced high-frequency energy. Based on this observation, this paper constructs a low-frequency mask around the spectral center to suppress low-frequency components that mainly reflect global brightness changes, and computes the mean magnitude of the remaining high-frequency region </w:t>
      </w:r>
      <m:oMath>
        <m:sSub>
          <m:sSubPr>
            <m:ctrlPr>
              <w:rPr>
                <w:rFonts w:ascii="Cambria Math" w:hAnsi="Cambria Math"/>
              </w:rPr>
            </m:ctrlPr>
          </m:sSubPr>
          <m:e>
            <m:r>
              <m:rPr>
                <m:sty m:val="p"/>
              </m:rPr>
              <w:rPr>
                <w:rFonts w:ascii="Cambria Math" w:hAnsi="Cambria Math"/>
              </w:rPr>
              <m:t>Ω</m:t>
            </m:r>
          </m:e>
          <m:sub>
            <m:r>
              <w:rPr>
                <w:rFonts w:ascii="Cambria Math" w:hAnsi="Cambria Math"/>
              </w:rPr>
              <m:t>high</m:t>
            </m:r>
          </m:sub>
        </m:sSub>
      </m:oMath>
      <w:r w:rsidRPr="005C0BC1">
        <w:t>as the image sharpness metric:</w:t>
      </w:r>
    </w:p>
    <w:p w14:paraId="63F3B7BF" w14:textId="77777777" w:rsidR="005C0BC1" w:rsidRDefault="005C0BC1" w:rsidP="009E1FA8">
      <w:pPr>
        <w:pStyle w:val="af5"/>
        <w:rPr>
          <w:color w:val="000000"/>
        </w:rPr>
      </w:pPr>
    </w:p>
    <w:p w14:paraId="10048F49" w14:textId="77777777" w:rsidR="009E1FA8" w:rsidRDefault="00000000" w:rsidP="009E1FA8">
      <m:oMathPara>
        <m:oMath>
          <m:sSub>
            <m:sSubPr>
              <m:ctrlPr>
                <w:rPr>
                  <w:rFonts w:ascii="Cambria Math" w:hAnsi="Cambria Math"/>
                </w:rPr>
              </m:ctrlPr>
            </m:sSubPr>
            <m:e>
              <m:r>
                <w:rPr>
                  <w:rFonts w:ascii="Cambria Math" w:hAnsi="Cambria Math"/>
                </w:rPr>
                <m:t>M</m:t>
              </m:r>
            </m:e>
            <m:sub>
              <m:r>
                <w:rPr>
                  <w:rFonts w:ascii="Cambria Math" w:hAnsi="Cambria Math"/>
                </w:rPr>
                <m:t>high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supHide m:val="1"/>
              <m:ctrlPr>
                <w:rPr>
                  <w:rFonts w:ascii="Cambria Math" w:hAnsi="Cambria Math"/>
                </w:rPr>
              </m:ctrlPr>
            </m:naryPr>
            <m:sub>
              <m:r>
                <w:rPr>
                  <w:rFonts w:ascii="Cambria Math" w:hAnsi="Cambria Math"/>
                </w:rPr>
                <m:t>(u,v)∈</m:t>
              </m:r>
              <m:sSub>
                <m:sSubPr>
                  <m:ctrlPr>
                    <w:rPr>
                      <w:rFonts w:ascii="Cambria Math" w:hAnsi="Cambria Math"/>
                    </w:rPr>
                  </m:ctrlPr>
                </m:sSubPr>
                <m:e>
                  <m:r>
                    <m:rPr>
                      <m:sty m:val="p"/>
                    </m:rPr>
                    <w:rPr>
                      <w:rFonts w:ascii="Cambria Math" w:hAnsi="Cambria Math"/>
                    </w:rPr>
                    <m:t>Ω</m:t>
                  </m:r>
                </m:e>
                <m:sub>
                  <m:r>
                    <w:rPr>
                      <w:rFonts w:ascii="Cambria Math" w:hAnsi="Cambria Math"/>
                    </w:rPr>
                    <m:t>high</m:t>
                  </m:r>
                </m:sub>
              </m:sSub>
            </m:sub>
            <m:sup/>
            <m:e>
              <m:r>
                <w:rPr>
                  <w:rFonts w:ascii="Cambria Math" w:hAnsi="Cambria Math"/>
                </w:rPr>
                <m:t>S(u,v)</m:t>
              </m:r>
            </m:e>
          </m:nary>
          <m:r>
            <m:rPr>
              <m:sty m:val="p"/>
            </m:rPr>
            <w:rPr>
              <w:rFonts w:ascii="Cambria Math" w:hAnsi="Cambria Math"/>
            </w:rPr>
            <w:br/>
          </m:r>
        </m:oMath>
      </m:oMathPara>
    </w:p>
    <w:p w14:paraId="71E7DEA4" w14:textId="5A7C38A8" w:rsidR="005C0BC1" w:rsidRPr="005C0BC1" w:rsidRDefault="005C0BC1" w:rsidP="00FF7E02">
      <w:pPr>
        <w:pStyle w:val="Els-body-text"/>
        <w:spacing w:line="480" w:lineRule="auto"/>
      </w:pPr>
      <w:r w:rsidRPr="00FF7E02">
        <w:t>w</w:t>
      </w:r>
      <w:r w:rsidRPr="005C0BC1">
        <w:t xml:space="preserve">here </w:t>
      </w:r>
      <m:oMath>
        <m:r>
          <w:rPr>
            <w:rFonts w:ascii="Cambria Math" w:hAnsi="Cambria Math"/>
          </w:rPr>
          <m:t>K</m:t>
        </m:r>
      </m:oMath>
      <w:r w:rsidRPr="005C0BC1">
        <w:t xml:space="preserve"> denotes the number of pixels in the high-frequency region. For each image frame, if its high-frequency energy metric </w:t>
      </w:r>
      <m:oMath>
        <m:sSub>
          <m:sSubPr>
            <m:ctrlPr>
              <w:rPr>
                <w:rFonts w:ascii="Cambria Math" w:hAnsi="Cambria Math"/>
              </w:rPr>
            </m:ctrlPr>
          </m:sSubPr>
          <m:e>
            <m:r>
              <w:rPr>
                <w:rFonts w:ascii="Cambria Math" w:hAnsi="Cambria Math"/>
              </w:rPr>
              <m:t>M</m:t>
            </m:r>
          </m:e>
          <m:sub>
            <m:r>
              <w:rPr>
                <w:rFonts w:ascii="Cambria Math" w:hAnsi="Cambria Math"/>
              </w:rPr>
              <m:t>high</m:t>
            </m:r>
          </m:sub>
        </m:sSub>
      </m:oMath>
      <w:r w:rsidRPr="005C0BC1">
        <w:t xml:space="preserve"> is lower than a predefined threshold </w:t>
      </w:r>
      <m:oMath>
        <m:r>
          <w:rPr>
            <w:rFonts w:ascii="Cambria Math" w:hAnsi="Cambria Math"/>
          </w:rPr>
          <m:t>T</m:t>
        </m:r>
      </m:oMath>
      <w:r w:rsidRPr="005C0BC1">
        <w:t>, the frame is identified as a severely blurred frame and removed from the subsequent multi-view image sequence. The filtered image sequence is used for plant segmentation, SfM pose estimation, and 2DGS reconstruction.</w:t>
      </w:r>
    </w:p>
    <w:p w14:paraId="6E5D761D" w14:textId="67552DDD" w:rsidR="005C0BC1" w:rsidRPr="005C0BC1" w:rsidRDefault="005C0BC1" w:rsidP="00FF7E02">
      <w:pPr>
        <w:pStyle w:val="Els-body-text"/>
        <w:spacing w:line="480" w:lineRule="auto"/>
      </w:pPr>
      <w:r w:rsidRPr="005C0BC1">
        <w:t xml:space="preserve">Frequency-domain filtering does not provide a comprehensive assessment of all image quality factors. Instead, it serves as a lightweight front-end quality control step to quickly exclude clearly degraded frames that have a strong negative effect on feature matching and three-dimensional reconstruction. This step reduces the interference caused by handheld recording and non-ideal acquisition </w:t>
      </w:r>
      <w:proofErr w:type="gramStart"/>
      <w:r w:rsidRPr="005C0BC1">
        <w:t>conditions, and</w:t>
      </w:r>
      <w:proofErr w:type="gramEnd"/>
      <w:r w:rsidRPr="005C0BC1">
        <w:t xml:space="preserve"> provides a more stable input image sequence for plant segmentation and three-dimensional reconstruction.</w:t>
      </w:r>
    </w:p>
    <w:p w14:paraId="2492BC39" w14:textId="77777777" w:rsidR="000920A6" w:rsidRDefault="000920A6" w:rsidP="000920A6">
      <w:pPr>
        <w:pStyle w:val="Els-body-text"/>
        <w:spacing w:line="480" w:lineRule="auto"/>
        <w:ind w:firstLine="0"/>
        <w:rPr>
          <w:lang w:eastAsia="zh-CN"/>
        </w:rPr>
      </w:pPr>
    </w:p>
    <w:p w14:paraId="22C66C11" w14:textId="70504186" w:rsidR="009E1FA8" w:rsidRDefault="005C0BC1" w:rsidP="009E1FA8">
      <w:pPr>
        <w:pStyle w:val="Els-2ndorder-head"/>
        <w:spacing w:line="480" w:lineRule="auto"/>
        <w:rPr>
          <w:lang w:eastAsia="zh-CN"/>
        </w:rPr>
      </w:pPr>
      <w:r w:rsidRPr="005C0BC1">
        <w:rPr>
          <w:lang w:eastAsia="zh-CN"/>
        </w:rPr>
        <w:t xml:space="preserve">Plant </w:t>
      </w:r>
      <w:r w:rsidRPr="005C0BC1">
        <w:t>Segmentation</w:t>
      </w:r>
      <w:r w:rsidRPr="005C0BC1">
        <w:rPr>
          <w:lang w:eastAsia="zh-CN"/>
        </w:rPr>
        <w:t xml:space="preserve"> Based on Vision Foundation Models</w:t>
      </w:r>
    </w:p>
    <w:p w14:paraId="77288D49" w14:textId="77777777" w:rsidR="005C0BC1" w:rsidRPr="005C0BC1" w:rsidRDefault="005C0BC1" w:rsidP="00FF7E02">
      <w:pPr>
        <w:pStyle w:val="Els-body-text"/>
        <w:spacing w:line="480" w:lineRule="auto"/>
      </w:pPr>
      <w:r w:rsidRPr="005C0BC1">
        <w:t xml:space="preserve">In unstructured or semi-structured plant acquisition scenes, raw images usually contain pots, soil, supports, tabletops, background walls, and other interfering objects with colors </w:t>
      </w:r>
      <w:proofErr w:type="gramStart"/>
      <w:r w:rsidRPr="005C0BC1">
        <w:t>similar to</w:t>
      </w:r>
      <w:proofErr w:type="gramEnd"/>
      <w:r w:rsidRPr="005C0BC1">
        <w:t xml:space="preserve"> the plant. If the complete images are directly fed into the three-dimensional reconstruction pipeline, background regions may participate in camera matching and Gaussian representation optimization, leading to background adhesion, floating artifacts, </w:t>
      </w:r>
      <w:r w:rsidRPr="005C0BC1">
        <w:lastRenderedPageBreak/>
        <w:t>and redundant structures in the reconstructed model. This also increases the difficulty of subsequent mesh cleaning and phenotypic measurement. Therefore, F2DMAS introduces a plant segmentation module before three-dimensional reconstruction to extract the target plant region from multi-view images and reduce the influence of complex backgrounds on the reconstruction results.</w:t>
      </w:r>
    </w:p>
    <w:p w14:paraId="584325C5" w14:textId="5E59EE5E" w:rsidR="005C0BC1" w:rsidRDefault="005C0BC1" w:rsidP="00FF7E02">
      <w:pPr>
        <w:pStyle w:val="Els-body-text"/>
        <w:spacing w:line="480" w:lineRule="auto"/>
      </w:pPr>
      <w:r w:rsidRPr="005C0BC1">
        <w:t xml:space="preserve">The FSAM3 module constructed in this paper uses the zero-shot segmentation ability of vision foundation models and the temporal propagation mechanism in video sequences to extract the plant body. </w:t>
      </w:r>
      <w:r w:rsidR="005E6B46" w:rsidRPr="005E6B46">
        <w:t xml:space="preserve">This design is motivated by recent </w:t>
      </w:r>
      <w:proofErr w:type="spellStart"/>
      <w:r w:rsidR="005E6B46" w:rsidRPr="005E6B46">
        <w:t>promptable</w:t>
      </w:r>
      <w:proofErr w:type="spellEnd"/>
      <w:r w:rsidR="005E6B46" w:rsidRPr="005E6B46">
        <w:t xml:space="preserve"> segmentation foundation models. Segment Anything introduced a general </w:t>
      </w:r>
      <w:proofErr w:type="spellStart"/>
      <w:r w:rsidR="005E6B46" w:rsidRPr="005E6B46">
        <w:t>promptable</w:t>
      </w:r>
      <w:proofErr w:type="spellEnd"/>
      <w:r w:rsidR="005E6B46" w:rsidRPr="005E6B46">
        <w:t xml:space="preserve"> segmentation framework with strong zero-shot transfer ability</w:t>
      </w:r>
      <w:r w:rsidR="005E6B46">
        <w:rPr>
          <w:rFonts w:hint="eastAsia"/>
          <w:lang w:eastAsia="zh-CN"/>
        </w:rPr>
        <w:t xml:space="preserve"> </w:t>
      </w:r>
      <w:r w:rsidR="005E6B46">
        <w:rPr>
          <w:lang w:eastAsia="zh-CN"/>
        </w:rPr>
        <w:fldChar w:fldCharType="begin"/>
      </w:r>
      <w:r w:rsidR="00DB3BAA">
        <w:rPr>
          <w:lang w:eastAsia="zh-CN"/>
        </w:rPr>
        <w:instrText xml:space="preserve"> ADDIN ZOTERO_ITEM CSL_CITATION {"citationID":"C4FzmGhg","properties":{"unsorted":false,"formattedCitation":"(Kirillov et al., 2023)","plainCitation":"(Kirillov et al., 2023)","noteIndex":0},"citationItems":[{"id":1841,"uris":["http://zotero.org/users/18031600/items/FVXMB4F7"],"itemData":{"id":1841,"type":"paper-conference","abstract":"We introduce the Segment Anything (SA) project: a new task, model, and dataset for image segmentation. Using our efﬁcient model in a data collection loop, we built the largest segmentation dataset to date (by far), with over 1 billion masks on 11M licensed and privacy respecting images. The model is designed and trained to be promptable, so it can transfer zero-shot to new image distributions and tasks. We evaluate its capabilities on numerous tasks and ﬁnd that its zero-shot performance is impressive – often competitive with or even superior to prior fully supervised results. We are releasing the Segment Anything Model (SAM) and corresponding dataset (SA-1B) of 1B masks and 11M images at segment-anything.com to foster research into foundation models for computer vision. We recommend reading the full paper at: arxiv.org/abs/2304.02643.","citation-key":"kirillovSegmentAnything2023","container-title":"2023 IEEE/CVF International Conference on Computer Vision (ICCV)","DOI":"10.1109/ICCV51070.2023.00371","event-title":"2023 IEEE/CVF International Conference on Computer Vision (ICCV)","ISBN":"979-8-3503-0718-4","language":"en","license":"https://doi.org/10.15223/policy-029","page":"3992-4003","publisher":"IEEE","publisher-place":"Paris, France","source":"DOI.org (Crossref)","title":"Segment Anything","URL":"https://ieeexplore.ieee.org/document/10378323/","author":[{"family":"Kirillov","given":"Alexander"},{"family":"Mintun","given":"Eric"},{"family":"Ravi","given":"Nikhila"},{"family":"Mao","given":"Hanzi"},{"family":"Rolland","given":"Chloe"},{"family":"Gustafson","given":"Laura"},{"family":"Xiao","given":"Tete"},{"family":"Whitehead","given":"Spencer"},{"family":"Berg","given":"Alexander C."},{"family":"Lo","given":"Wan-Yen"},{"family":"Dollár","given":"Piotr"},{"family":"Girshick","given":"Ross"}],"accessed":{"date-parts":[["2026",4,7]]},"issued":{"date-parts":[["2023",10,1]]}}}],"schema":"https://github.com/citation-style-language/schema/raw/master/csl-citation.json"} </w:instrText>
      </w:r>
      <w:r w:rsidR="005E6B46">
        <w:rPr>
          <w:lang w:eastAsia="zh-CN"/>
        </w:rPr>
        <w:fldChar w:fldCharType="separate"/>
      </w:r>
      <w:r w:rsidR="00DB3BAA">
        <w:rPr>
          <w:noProof/>
          <w:lang w:eastAsia="zh-CN"/>
        </w:rPr>
        <w:t>(Kirillov et al., 2023)</w:t>
      </w:r>
      <w:r w:rsidR="005E6B46">
        <w:rPr>
          <w:lang w:eastAsia="zh-CN"/>
        </w:rPr>
        <w:fldChar w:fldCharType="end"/>
      </w:r>
      <w:r w:rsidR="005E6B46" w:rsidRPr="005E6B46">
        <w:t xml:space="preserve">, while SAM 2 extended </w:t>
      </w:r>
      <w:proofErr w:type="spellStart"/>
      <w:r w:rsidR="005E6B46" w:rsidRPr="005E6B46">
        <w:t>promptable</w:t>
      </w:r>
      <w:proofErr w:type="spellEnd"/>
      <w:r w:rsidR="005E6B46" w:rsidRPr="005E6B46">
        <w:t xml:space="preserve"> segmentation from still images to videos through a streaming-memory mechanism </w:t>
      </w:r>
      <w:r w:rsidR="00DB3BAA">
        <w:fldChar w:fldCharType="begin"/>
      </w:r>
      <w:r w:rsidR="00DB3BAA">
        <w:instrText xml:space="preserve"> ADDIN ZOTERO_ITEM CSL_CITATION {"citationID":"vvTmYy9F","properties":{"unsorted":false,"formattedCitation":"(Ravi et al., 2024)","plainCitation":"(Ravi et al., 2024)","noteIndex":0},"citationItems":[{"id":96,"uris":["http://zotero.org/users/18031600/items/8BLEJF48"],"itemData":{"id":96,"type":"article","abstract":"We present Segment Anything Model 2 (SAM 2), a foundation model towards solving promptable visual segmentation in images and videos. We build a data engine, which improves model and data via user interaction, to collect the largest video segmentation dataset to date. Our model is a simple transformer architecture with streaming memory for real-time video processing. SAM 2 trained on our data provides strong performance across a wide range of tasks. In video segmentation, we observe better accuracy, using 3x fewer interactions than prior approaches. In image segmentation, our model is more accurate and 6x faster than the Segment Anything Model (SAM). We believe that our data, model, and insights will serve as a significant milestone for video segmentation and related perception tasks. We are releasing our main model, dataset, as well as code for model training and our demo.","citation-key":"raviSAM2Segment2024","DOI":"10.48550/arXiv.2408.00714","language":"en-US","note":"arXiv:2408.00714 [cs]\nTLDR: A data engine is built, which improves model and data via user interaction, to collect the largest video segmentation dataset to date, and a simple transformer architecture with streaming memory for real-time video processing.","number":"arXiv:2408.00714","publisher":"arXiv","source":"arXiv.org","title":"SAM 2: Segment Anything in Images and Videos","title-short":"SAM 2","URL":"http://arxiv.org/abs/2408.00714","author":[{"family":"Ravi","given":"Nikhila"},{"family":"Gabeur","given":"Valentin"},{"family":"Hu","given":"Yuan-Ting"},{"family":"Hu","given":"Ronghang"},{"family":"Ryali","given":"Chaitanya"},{"family":"Ma","given":"Tengyu"},{"family":"Khedr","given":"Haitham"},{"family":"Rädle","given":"Roman"},{"family":"Rolland","given":"Chloe"},{"family":"Gustafson","given":"Laura"},{"family":"Mintun","given":"Eric"},{"family":"Pan","given":"Junting"},{"family":"Alwala","given":"Kalyan Vasudev"},{"family":"Carion","given":"Nicolas"},{"family":"Wu","given":"Chao-Yuan"},{"family":"Girshick","given":"Ross"},{"family":"Dollár","given":"Piotr"},{"family":"Feichtenhofer","given":"Christoph"}],"accessed":{"date-parts":[["2026",1,8]]},"issued":{"date-parts":[["2024",10,28]]}}}],"schema":"https://github.com/citation-style-language/schema/raw/master/csl-citation.json"} </w:instrText>
      </w:r>
      <w:r w:rsidR="00DB3BAA">
        <w:fldChar w:fldCharType="separate"/>
      </w:r>
      <w:r w:rsidR="00DB3BAA">
        <w:rPr>
          <w:noProof/>
        </w:rPr>
        <w:t>(Ravi et al., 2024)</w:t>
      </w:r>
      <w:r w:rsidR="00DB3BAA">
        <w:fldChar w:fldCharType="end"/>
      </w:r>
      <w:r w:rsidR="005E6B46" w:rsidRPr="005E6B46">
        <w:t xml:space="preserve">. SAM 3 further introduces concept-prompt-based detection, segmentation, and tracking in images and videos, which is consistent with the need to identify plant instances using semantic prompts in multi-view video sequences </w:t>
      </w:r>
      <w:r w:rsidR="00DB3BAA">
        <w:fldChar w:fldCharType="begin"/>
      </w:r>
      <w:r w:rsidR="00DB3BAA">
        <w:instrText xml:space="preserve"> ADDIN ZOTERO_ITEM CSL_CITATION {"citationID":"bmnsKl9V","properties":{"unsorted":false,"formattedCitation":"(Carion et al., 2025)","plainCitation":"(Carion et al., 2025)","noteIndex":0},"citationItems":[{"id":4,"uris":["http://zotero.org/users/18031600/items/TVNNINJI"],"itemData":{"id":4,"type":"article","abstract":"We present Segment Anything Model (SAM) 3, a unified model that detects, segments, and tracks objects in images and videos based on concept prompts, which we define as either short noun phrases (e.g., \"yellow school bus\"), image exemplars, or a combination of both. Promptable Concept Segmentation (PCS) takes such prompts and returns segmentation masks and unique identities for all matching object instances. To advance PCS, we build a scalable data engine that produces a high-quality dataset with 4M unique concept labels, including hard negatives, across images and videos. Our model consists of an image-level detector and a memory-based video tracker that share a single backbone. Recognition and localization are decoupled with a presence head, which boosts detection accuracy. SAM 3 doubles the accuracy of existing systems in both image and video PCS, and improves previous SAM capabilities on visual segmentation tasks. We open source SAM 3 along with our new Segment Anything with Concepts (SA-Co) benchmark for promptable concept segmentation.","citation-key":"carionSAM3Segment2025","DOI":"10.48550/arXiv.2511.16719","note":"arXiv:2511.16719 [cs]","number":"arXiv:2511.16719","publisher":"arXiv","source":"arXiv.org","title":"SAM 3: Segment Anything with Concepts","title-short":"SAM 3","URL":"http://arxiv.org/abs/2511.16719","author":[{"family":"Carion","given":"Nicolas"},{"family":"Gustafson","given":"Laura"},{"family":"Hu","given":"Yuan-Ting"},{"family":"Debnath","given":"Shoubhik"},{"family":"Hu","given":"Ronghang"},{"family":"Suris","given":"Didac"},{"family":"Ryali","given":"Chaitanya"},{"family":"Alwala","given":"Kalyan Vasudev"},{"family":"Khedr","given":"Haitham"},{"family":"Huang","given":"Andrew"},{"family":"Lei","given":"Jie"},{"family":"Ma","given":"Tengyu"},{"family":"Guo","given":"Baishan"},{"family":"Kalla","given":"Arpit"},{"family":"Marks","given":"Markus"},{"family":"Greer","given":"Joseph"},{"family":"Wang","given":"Meng"},{"family":"Sun","given":"Peize"},{"family":"Rädle","given":"Roman"},{"family":"Afouras","given":"Triantafyllos"},{"family":"Mavroudi","given":"Effrosyni"},{"family":"Xu","given":"Katherine"},{"family":"Wu","given":"Tsung-Han"},{"family":"Zhou","given":"Yu"},{"family":"Momeni","given":"Liliane"},{"family":"Hazra","given":"Rishi"},{"family":"Ding","given":"Shuangrui"},{"family":"Vaze","given":"Sagar"},{"family":"Porcher","given":"Francois"},{"family":"Li","given":"Feng"},{"family":"Li","given":"Siyuan"},{"family":"Kamath","given":"Aishwarya"},{"family":"Cheng","given":"Ho Kei"},{"family":"Dollár","given":"Piotr"},{"family":"Ravi","given":"Nikhila"},{"family":"Saenko","given":"Kate"},{"family":"Zhang","given":"Pengchuan"},{"family":"Feichtenhofer","given":"Christoph"}],"accessed":{"date-parts":[["2026",3,10]]},"issued":{"date-parts":[["2025",11,20]]}}}],"schema":"https://github.com/citation-style-language/schema/raw/master/csl-citation.json"} </w:instrText>
      </w:r>
      <w:r w:rsidR="00DB3BAA">
        <w:fldChar w:fldCharType="separate"/>
      </w:r>
      <w:r w:rsidR="00DB3BAA">
        <w:rPr>
          <w:noProof/>
        </w:rPr>
        <w:t>(Carion et al., 2025)</w:t>
      </w:r>
      <w:r w:rsidR="00DB3BAA">
        <w:fldChar w:fldCharType="end"/>
      </w:r>
      <w:r w:rsidR="005E6B46" w:rsidRPr="005E6B46">
        <w:t xml:space="preserve">. In addition, SEEM provides a </w:t>
      </w:r>
      <w:proofErr w:type="spellStart"/>
      <w:r w:rsidR="005E6B46" w:rsidRPr="005E6B46">
        <w:t>promptable</w:t>
      </w:r>
      <w:proofErr w:type="spellEnd"/>
      <w:r w:rsidR="005E6B46" w:rsidRPr="005E6B46">
        <w:t xml:space="preserve"> segmentation baseline that supports multiple forms of user prompts, including language prompts </w:t>
      </w:r>
      <w:r w:rsidR="00DB3BAA">
        <w:fldChar w:fldCharType="begin"/>
      </w:r>
      <w:r w:rsidR="00DB3BAA">
        <w:instrText xml:space="preserve"> ADDIN ZOTERO_ITEM CSL_CITATION {"citationID":"ImuolbYc","properties":{"unsorted":false,"formattedCitation":"(Zou et al., 2023)","plainCitation":"(Zou et al., 2023)","noteIndex":0},"citationItems":[{"id":1880,"uris":["http://zotero.org/users/18031600/items/D6FCEMWC"],"itemData":{"id":1880,"type":"article","abstract":"In this work, we present SEEM, a promptable and interactive model for segmenting everything everywhere all at once in an image, as shown in Fig. 1. In SEEM, we propose a novel decoding mechanism that enables diverse prompting for all types of segmentation tasks, aiming at a universal segmentation interface that behaves like large language models (LLMs). More specifically, SEEM is designed with four desiderata: i) Versatility. We introduce a new visual prompt to unify different spatial queries including points, boxes, scribbles and masks, which can further generalize to a different referring image; ii) Compositionality. We learn a joint visual-semantic space between text and visual prompts, which facilitates the dynamic composition of two prompt types required for various segmentation tasks; iii) Interactivity. We further incorporate learnable memory prompts into the decoder to retain segmentation history through mask-guided cross-attention from decoder to image features; and iv) Semantic-awareness. We use a text encoder to encode text queries and mask labels into the same semantic space for openvocabulary segmentation. We conduct a comprehensive empirical study to validate the effectiveness of SEEM across diverse segmentation tasks. Notably, our single SEEM model achieves competitive performance across interactive segmentation, generic segmentation, referring segmentation, and video object segmentation on 9 datasets with minimum 1/100 supervision. Furthermore, SEEM showcases a remarkable capacity for generalization to novel prompts or their combinations, rendering it a readily universal image segmentation interface.","DOI":"10.48550/arXiv.2304.06718","language":"en","note":"arXiv:2304.06718 [cs.CV]","number":"arXiv:2304.06718","publisher":"arXiv","source":"arXiv.org","title":"Segment Everything Everywhere All at Once","URL":"http://arxiv.org/abs/2304.06718","author":[{"family":"Zou","given":"Xueyan"},{"family":"Yang","given":"Jianwei"},{"family":"Zhang","given":"Hao"},{"family":"Li","given":"Feng"},{"family":"Li","given":"Linjie"},{"family":"Wang","given":"Jianfeng"},{"family":"Wang","given":"Lijuan"},{"family":"Gao","given":"Jianfeng"},{"family":"Lee","given":"Yong Jae"}],"accessed":{"date-parts":[["2026",5,19]]},"issued":{"date-parts":[["2023",7,11]]}}}],"schema":"https://github.com/citation-style-language/schema/raw/master/csl-citation.json"} </w:instrText>
      </w:r>
      <w:r w:rsidR="00DB3BAA">
        <w:fldChar w:fldCharType="separate"/>
      </w:r>
      <w:r w:rsidR="00DB3BAA">
        <w:rPr>
          <w:noProof/>
        </w:rPr>
        <w:t>(Zou et al., 2023)</w:t>
      </w:r>
      <w:r w:rsidR="00DB3BAA">
        <w:fldChar w:fldCharType="end"/>
      </w:r>
      <w:r w:rsidR="005E6B46" w:rsidRPr="005E6B46">
        <w:t>.</w:t>
      </w:r>
      <w:r w:rsidRPr="005C0BC1">
        <w:t>Unlike supervised segmentation methods that depend on a large amount of pixel-level annotated data, this module uses text prompts to guide the model in identifying the target plant region, without retraining the segmentation model for different species or acquisition scenes. In the specific processing procedure, the system inputs a text prompt that describes the target region, such as complete plant body without pot and background, to guide the model in generating an initial mask of the target plant in the first frame or key frames. The model then uses temporal information and memory propagation in the video sequence to continuously track and update the plant mask across adjacent views, thereby reducing frame-by-frame manual interaction and alleviating inconsistency in single-frame segmentation results.</w:t>
      </w:r>
    </w:p>
    <w:p w14:paraId="18BC0EB1" w14:textId="24B096EA" w:rsidR="005C0BC1" w:rsidRDefault="005C0BC1" w:rsidP="00FF7E02">
      <w:pPr>
        <w:pStyle w:val="Els-body-text"/>
        <w:spacing w:line="480" w:lineRule="auto"/>
      </w:pPr>
      <w:r w:rsidRPr="005C0BC1">
        <w:t xml:space="preserve">For an input image </w:t>
      </w:r>
      <w:r w:rsidRPr="00FF7E02">
        <w:t> </w:t>
      </w:r>
      <m:oMath>
        <m:r>
          <w:rPr>
            <w:rFonts w:ascii="Cambria Math" w:hAnsi="Cambria Math"/>
          </w:rPr>
          <m:t>I</m:t>
        </m:r>
      </m:oMath>
      <w:r w:rsidRPr="005C0BC1">
        <w:t>, the segmentation module first extracts visual features through an image encoder and converts the text prompt</w:t>
      </w:r>
      <w:r>
        <w:rPr>
          <w:rFonts w:hint="eastAsia"/>
        </w:rPr>
        <w:t xml:space="preserve"> </w:t>
      </w:r>
      <w:r w:rsidRPr="005C0BC1">
        <w:t xml:space="preserve"> </w:t>
      </w:r>
      <m:oMath>
        <m:r>
          <w:rPr>
            <w:rFonts w:ascii="Cambria Math" w:hAnsi="Cambria Math"/>
          </w:rPr>
          <m:t>T</m:t>
        </m:r>
      </m:oMath>
      <w:r w:rsidRPr="005C0BC1">
        <w:t xml:space="preserve"> into a semantic prompt vector through a prompt encoder. Combined with temporal memory information</w:t>
      </w:r>
      <w:r w:rsidRPr="00FF7E02">
        <w:t xml:space="preserve"> </w:t>
      </w:r>
      <m:oMath>
        <m:sSub>
          <m:sSubPr>
            <m:ctrlPr>
              <w:rPr>
                <w:rFonts w:ascii="Cambria Math" w:hAnsi="Cambria Math"/>
              </w:rPr>
            </m:ctrlPr>
          </m:sSubPr>
          <m:e>
            <m:r>
              <w:rPr>
                <w:rFonts w:ascii="Cambria Math" w:hAnsi="Cambria Math"/>
              </w:rPr>
              <m:t>M</m:t>
            </m:r>
          </m:e>
          <m:sub>
            <m:r>
              <w:rPr>
                <w:rFonts w:ascii="Cambria Math" w:hAnsi="Cambria Math"/>
              </w:rPr>
              <m:t>memory</m:t>
            </m:r>
          </m:sub>
        </m:sSub>
      </m:oMath>
      <w:r w:rsidRPr="00FF7E02">
        <w:t>,</w:t>
      </w:r>
      <w:r w:rsidRPr="005C0BC1">
        <w:t>from historical frames, the mask decoder outputs the predicted plant mask of the current frame:</w:t>
      </w:r>
    </w:p>
    <w:p w14:paraId="6B4F96A7" w14:textId="48B976EC" w:rsidR="009E1FA8" w:rsidRDefault="00000000" w:rsidP="00FF7E02">
      <w:pPr>
        <w:pStyle w:val="Els-body-text"/>
        <w:spacing w:line="480" w:lineRule="auto"/>
      </w:pPr>
      <m:oMathPara>
        <m:oMath>
          <m:sSub>
            <m:sSubPr>
              <m:ctrlPr>
                <w:rPr>
                  <w:rFonts w:ascii="Cambria Math" w:hAnsi="Cambria Math"/>
                </w:rPr>
              </m:ctrlPr>
            </m:sSubPr>
            <m:e>
              <m:r>
                <w:rPr>
                  <w:rFonts w:ascii="Cambria Math" w:hAnsi="Cambria Math"/>
                </w:rPr>
                <m:t>M</m:t>
              </m:r>
            </m:e>
            <m:sub>
              <m:r>
                <w:rPr>
                  <w:rFonts w:ascii="Cambria Math" w:hAnsi="Cambria Math"/>
                </w:rPr>
                <m:t>pred</m:t>
              </m:r>
            </m:sub>
          </m:sSub>
          <m:r>
            <m:rPr>
              <m:sty m:val="p"/>
            </m:rPr>
            <w:rPr>
              <w:rFonts w:ascii="Cambria Math" w:hAnsi="Cambria Math"/>
            </w:rPr>
            <m:t>=</m:t>
          </m:r>
          <m:r>
            <w:rPr>
              <w:rFonts w:ascii="Cambria Math" w:hAnsi="Cambria Math"/>
            </w:rPr>
            <m:t>MaskDecoder</m:t>
          </m:r>
          <m:r>
            <m:rPr>
              <m:sty m:val="p"/>
            </m:rPr>
            <w:rPr>
              <w:rFonts w:ascii="Cambria Math" w:hAnsi="Cambria Math"/>
            </w:rPr>
            <m:t>(</m:t>
          </m:r>
          <m:r>
            <w:rPr>
              <w:rFonts w:ascii="Cambria Math" w:hAnsi="Cambria Math"/>
            </w:rPr>
            <m:t>ViT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PromptEncoder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memory</m:t>
              </m:r>
            </m:sub>
          </m:sSub>
          <m:r>
            <m:rPr>
              <m:sty m:val="p"/>
            </m:rPr>
            <w:rPr>
              <w:rFonts w:ascii="Cambria Math" w:hAnsi="Cambria Math"/>
            </w:rPr>
            <m:t>)</m:t>
          </m:r>
        </m:oMath>
      </m:oMathPara>
    </w:p>
    <w:p w14:paraId="500FB2A4" w14:textId="6C2E75B8" w:rsidR="00F675AA" w:rsidRPr="00F675AA" w:rsidRDefault="00F675AA" w:rsidP="00FF7E02">
      <w:pPr>
        <w:pStyle w:val="Els-body-text"/>
        <w:spacing w:line="480" w:lineRule="auto"/>
      </w:pPr>
      <w:r w:rsidRPr="00F675AA">
        <w:lastRenderedPageBreak/>
        <w:t xml:space="preserve">Because plant leaf surfaces may contain reflections, occlusions, and local texture loss, the initial segmentation results may include small holes, fragmented boundaries, or locally discontinuous regions. To improve mask completeness, this paper applies morphological closing to the predicted results. Let </w:t>
      </w:r>
      <m:oMath>
        <m:r>
          <w:rPr>
            <w:rFonts w:ascii="Cambria Math" w:hAnsi="Cambria Math"/>
          </w:rPr>
          <m:t>B</m:t>
        </m:r>
      </m:oMath>
      <w:r w:rsidRPr="00F675AA">
        <w:t xml:space="preserve"> denote the structuring element. The closing operation is expressed as</w:t>
      </w:r>
    </w:p>
    <w:p w14:paraId="0845C5F9" w14:textId="3AD6733D" w:rsidR="009E1FA8" w:rsidRDefault="00000000" w:rsidP="009E1FA8">
      <m:oMathPara>
        <m:oMath>
          <m:sSub>
            <m:sSubPr>
              <m:ctrlPr>
                <w:rPr>
                  <w:rFonts w:ascii="Cambria Math" w:hAnsi="Cambria Math"/>
                </w:rPr>
              </m:ctrlPr>
            </m:sSubPr>
            <m:e>
              <m:r>
                <w:rPr>
                  <w:rFonts w:ascii="Cambria Math" w:hAnsi="Cambria Math"/>
                </w:rPr>
                <m:t>M</m:t>
              </m:r>
            </m:e>
            <m:sub>
              <m:r>
                <w:rPr>
                  <w:rFonts w:ascii="Cambria Math" w:hAnsi="Cambria Math"/>
                </w:rPr>
                <m:t>close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pred</m:t>
              </m:r>
            </m:sub>
          </m:sSub>
          <m:r>
            <w:rPr>
              <w:rFonts w:ascii="Cambria Math" w:hAnsi="Cambria Math"/>
            </w:rPr>
            <m:t>⊕B)⊖B</m:t>
          </m:r>
          <m:r>
            <m:rPr>
              <m:sty m:val="p"/>
            </m:rPr>
            <w:rPr>
              <w:rFonts w:ascii="Cambria Math" w:hAnsi="Cambria Math"/>
            </w:rPr>
            <w:br/>
          </m:r>
        </m:oMath>
      </m:oMathPara>
    </w:p>
    <w:p w14:paraId="5D17BE1B" w14:textId="3E36DA94" w:rsidR="00F675AA" w:rsidRPr="00F675AA" w:rsidRDefault="00F675AA" w:rsidP="00FF7E02">
      <w:pPr>
        <w:pStyle w:val="Els-body-text"/>
        <w:spacing w:line="480" w:lineRule="auto"/>
      </w:pPr>
      <w:r w:rsidRPr="00F675AA">
        <w:t xml:space="preserve">where </w:t>
      </w:r>
      <m:oMath>
        <m:r>
          <m:rPr>
            <m:sty m:val="p"/>
          </m:rPr>
          <w:rPr>
            <w:rFonts w:ascii="Cambria Math" w:hAnsi="Cambria Math"/>
          </w:rPr>
          <m:t>⊕</m:t>
        </m:r>
      </m:oMath>
      <w:r w:rsidRPr="00F675AA">
        <w:t xml:space="preserve"> and </w:t>
      </w:r>
      <m:oMath>
        <m:r>
          <m:rPr>
            <m:sty m:val="p"/>
          </m:rPr>
          <w:rPr>
            <w:rFonts w:ascii="Cambria Math" w:hAnsi="Cambria Math"/>
          </w:rPr>
          <m:t>⊖</m:t>
        </m:r>
      </m:oMath>
      <w:r w:rsidRPr="00F675AA">
        <w:t xml:space="preserve"> denote dilation and erosion, respectively. This step fills small holes in the plant foreground region and smooths the segmentation boundary to some extent. The processed closed mask is then multiplied with the raw image pixel by pixel to obtain the plant foreground image with the complex background removed:</w:t>
      </w:r>
    </w:p>
    <w:p w14:paraId="63CD1497" w14:textId="77777777" w:rsidR="009E1FA8" w:rsidRDefault="00000000" w:rsidP="009E1FA8">
      <m:oMathPara>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close</m:t>
              </m:r>
            </m:sub>
          </m:sSub>
          <m:r>
            <m:rPr>
              <m:sty m:val="p"/>
            </m:rPr>
            <w:rPr>
              <w:rFonts w:ascii="Cambria Math" w:hAnsi="Cambria Math"/>
            </w:rPr>
            <w:br/>
          </m:r>
        </m:oMath>
      </m:oMathPara>
    </w:p>
    <w:p w14:paraId="0B2C11A0" w14:textId="1507AEE0" w:rsidR="00F675AA" w:rsidRPr="00F675AA" w:rsidRDefault="00F675AA" w:rsidP="00FF7E02">
      <w:pPr>
        <w:pStyle w:val="Els-body-text"/>
        <w:spacing w:line="480" w:lineRule="auto"/>
      </w:pPr>
      <w:r w:rsidRPr="00F675AA">
        <w:t xml:space="preserve">In the practical workflow, </w:t>
      </w:r>
      <m:oMath>
        <m:sSub>
          <m:sSubPr>
            <m:ctrlPr>
              <w:rPr>
                <w:rFonts w:ascii="Cambria Math" w:hAnsi="Cambria Math"/>
              </w:rPr>
            </m:ctrlPr>
          </m:sSubPr>
          <m:e>
            <m:r>
              <w:rPr>
                <w:rFonts w:ascii="Cambria Math" w:hAnsi="Cambria Math"/>
              </w:rPr>
              <m:t>I</m:t>
            </m:r>
          </m:e>
          <m:sub>
            <m:r>
              <w:rPr>
                <w:rFonts w:ascii="Cambria Math" w:hAnsi="Cambria Math"/>
              </w:rPr>
              <m:t>out</m:t>
            </m:r>
          </m:sub>
        </m:sSub>
      </m:oMath>
      <w:r w:rsidRPr="00F675AA">
        <w:t xml:space="preserve"> is saved as a plant foreground image with an Alpha channel and is used together with the corresponding camera pose information for subsequent 2DGS reconstruction. Through this process, FSAM3 reduces background interference in the raw multi-view images as much as possible, allowing the subsequent three-dimensional representation to focus more on the plant body region.</w:t>
      </w:r>
    </w:p>
    <w:p w14:paraId="6EF49609" w14:textId="0B9F821B" w:rsidR="009E1FA8" w:rsidRPr="00F675AA" w:rsidRDefault="00F675AA" w:rsidP="00FF7E02">
      <w:pPr>
        <w:pStyle w:val="Els-body-text"/>
        <w:spacing w:line="480" w:lineRule="auto"/>
      </w:pPr>
      <w:r w:rsidRPr="00F675AA">
        <w:t xml:space="preserve">It should be noted that this paper does not define FSAM3 as a new foundation segmentation model. Instead, it treats FSAM3 as an automatic plant body extraction module within the F2DMAS workflow. This module integrates the zero-shot segmentation ability of vision foundation models, text prompting, temporal mask propagation, and morphological post-processing to meet the foreground extraction requirements of multi-view plant reconstruction. It reduces manual annotation and frame-by-frame </w:t>
      </w:r>
      <w:proofErr w:type="gramStart"/>
      <w:r w:rsidRPr="00F675AA">
        <w:t>interaction, and</w:t>
      </w:r>
      <w:proofErr w:type="gramEnd"/>
      <w:r w:rsidRPr="00F675AA">
        <w:t xml:space="preserve"> provides cleaner and more consistent plant image inputs for subsequent camera pose estimation, 2DGS reconstruction, and phenotypic measurement.</w:t>
      </w:r>
    </w:p>
    <w:p w14:paraId="30048B5F" w14:textId="189AB9B3" w:rsidR="0053312F" w:rsidRDefault="00F675AA" w:rsidP="00FF7E02">
      <w:pPr>
        <w:pStyle w:val="Els-body-text"/>
        <w:spacing w:line="480" w:lineRule="auto"/>
      </w:pPr>
      <w:r w:rsidRPr="00660EF9">
        <w:t xml:space="preserve">After the raw smartphone video is extracted into a multi-view image sequence, severely motion-blurred frames are first removed through frequency-domain high-frequency energy analysis. Then, an initial mask of the plant body is generated using a vision foundation model guided by text prompts, and the target plant is tracked across consecutive views through temporal propagation. Based on this mask, morphological closing is </w:t>
      </w:r>
      <w:r w:rsidRPr="00660EF9">
        <w:lastRenderedPageBreak/>
        <w:t xml:space="preserve">applied to repair local holes and boundary discontinuities. The final plant foreground images with an Alpha </w:t>
      </w:r>
      <w:r w:rsidR="00660EF9" w:rsidRPr="00660EF9">
        <w:rPr>
          <w:noProof/>
        </w:rPr>
        <w:drawing>
          <wp:anchor distT="0" distB="0" distL="114300" distR="114300" simplePos="0" relativeHeight="251660288" behindDoc="0" locked="0" layoutInCell="1" allowOverlap="1" wp14:anchorId="3C1290F5" wp14:editId="69DE33D2">
            <wp:simplePos x="0" y="0"/>
            <wp:positionH relativeFrom="margin">
              <wp:align>center</wp:align>
            </wp:positionH>
            <wp:positionV relativeFrom="paragraph">
              <wp:posOffset>475615</wp:posOffset>
            </wp:positionV>
            <wp:extent cx="4778375" cy="3818255"/>
            <wp:effectExtent l="0" t="0" r="0" b="4445"/>
            <wp:wrapTopAndBottom/>
            <wp:docPr id="418677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7940" name="图片 418677940"/>
                    <pic:cNvPicPr/>
                  </pic:nvPicPr>
                  <pic:blipFill>
                    <a:blip r:embed="rId11"/>
                    <a:stretch>
                      <a:fillRect/>
                    </a:stretch>
                  </pic:blipFill>
                  <pic:spPr>
                    <a:xfrm>
                      <a:off x="0" y="0"/>
                      <a:ext cx="4778375" cy="3818255"/>
                    </a:xfrm>
                    <a:prstGeom prst="rect">
                      <a:avLst/>
                    </a:prstGeom>
                  </pic:spPr>
                </pic:pic>
              </a:graphicData>
            </a:graphic>
            <wp14:sizeRelH relativeFrom="page">
              <wp14:pctWidth>0</wp14:pctWidth>
            </wp14:sizeRelH>
            <wp14:sizeRelV relativeFrom="page">
              <wp14:pctHeight>0</wp14:pctHeight>
            </wp14:sizeRelV>
          </wp:anchor>
        </w:drawing>
      </w:r>
      <w:r w:rsidRPr="00660EF9">
        <w:t xml:space="preserve">channel are used for subsequent </w:t>
      </w:r>
      <w:proofErr w:type="spellStart"/>
      <w:r w:rsidRPr="00660EF9">
        <w:t>SfM</w:t>
      </w:r>
      <w:proofErr w:type="spellEnd"/>
      <w:r w:rsidRPr="00660EF9">
        <w:t xml:space="preserve"> pose estimation and 2DGS-based three-dimensional reconstruction.</w:t>
      </w:r>
    </w:p>
    <w:p w14:paraId="1CC7348E" w14:textId="35F3B9BA" w:rsidR="00661E50" w:rsidRPr="00661E50" w:rsidRDefault="00661E50" w:rsidP="00670817">
      <w:pPr>
        <w:pStyle w:val="Els-caption"/>
        <w:spacing w:line="480" w:lineRule="auto"/>
      </w:pPr>
      <w:r w:rsidRPr="00661E50">
        <w:rPr>
          <w:rFonts w:hint="eastAsia"/>
        </w:rPr>
        <w:t>Fig.</w:t>
      </w:r>
      <w:r w:rsidR="0053312F">
        <w:rPr>
          <w:lang w:eastAsia="zh-CN"/>
        </w:rPr>
        <w:t>3</w:t>
      </w:r>
      <w:r w:rsidRPr="00661E50">
        <w:rPr>
          <w:rFonts w:hint="eastAsia"/>
        </w:rPr>
        <w:t xml:space="preserve"> </w:t>
      </w:r>
      <w:r w:rsidR="00066104" w:rsidRPr="00066104">
        <w:t>Frequency-spatial preprocessing in F2DMAS for frame filtering and plant foreground</w:t>
      </w:r>
    </w:p>
    <w:p w14:paraId="54D898E3" w14:textId="203214A8" w:rsidR="00656EA6" w:rsidRPr="00661E50" w:rsidRDefault="00F675AA" w:rsidP="00670817">
      <w:pPr>
        <w:pStyle w:val="Els-2ndorder-head"/>
        <w:spacing w:line="480" w:lineRule="auto"/>
      </w:pPr>
      <w:r w:rsidRPr="00F675AA">
        <w:t>2DGS-Based Plant Three-Dimensional Reconstruction</w:t>
      </w:r>
    </w:p>
    <w:p w14:paraId="0C7455AB" w14:textId="77777777" w:rsidR="00F675AA" w:rsidRPr="00F675AA" w:rsidRDefault="00F675AA" w:rsidP="00FF7E02">
      <w:pPr>
        <w:pStyle w:val="Els-body-text"/>
        <w:spacing w:line="480" w:lineRule="auto"/>
      </w:pPr>
      <w:r w:rsidRPr="00F675AA">
        <w:t>After frequency-domain frame quality filtering and plant segmentation, F2DMAS feeds the processed multi-view plant foreground images into the three-dimensional reconstruction module. This module first uses Structure from Motion (</w:t>
      </w:r>
      <w:proofErr w:type="spellStart"/>
      <w:r w:rsidRPr="00F675AA">
        <w:t>SfM</w:t>
      </w:r>
      <w:proofErr w:type="spellEnd"/>
      <w:r w:rsidRPr="00F675AA">
        <w:t>) to estimate camera intrinsic and extrinsic parameters as well as sparse point cloud structures, providing camera poses and initial geometric information for subsequent 2D Gaussian Splatting (2DGS) reconstruction. Compared with direct reconstruction of complete complex scenes, the images preprocessed by FSAM3 reduce interference from pots, supports, background walls, and other non-target regions, which helps focus the reconstruction process on the plant body structure.</w:t>
      </w:r>
    </w:p>
    <w:p w14:paraId="660746E1" w14:textId="77777777" w:rsidR="00F675AA" w:rsidRPr="00F675AA" w:rsidRDefault="00F675AA" w:rsidP="00FF7E02">
      <w:pPr>
        <w:pStyle w:val="Els-body-text"/>
        <w:spacing w:line="480" w:lineRule="auto"/>
      </w:pPr>
      <w:r w:rsidRPr="00F675AA">
        <w:lastRenderedPageBreak/>
        <w:t>Plant leaves, petioles, and canopy boundaries usually exhibit thin sheet-like and surface-dominant geometric characteristics. Traditional 3D Gaussian Splatting (3DGS) represents a scene using three-dimensional volumetric Gaussian primitives. When it handles thin structures such as leaves, it may produce surface thickening, boundary expansion, and adhesion in overlapping regions, thereby affecting subsequent explicit mesh extraction and phenotypic measurement. In contrast, 2DGS describes scene structures using two-dimensional Gaussian primitives oriented along local tangent planes, which is more suitable for representing surface-like organs such as plant leaves. Therefore, this paper adopts 2DGS as the main three-dimensional representation in the F2DMAS workflow to improve the reconstruction stability of thin plant structures and provide depth and normal information for subsequent meshing.</w:t>
      </w:r>
    </w:p>
    <w:p w14:paraId="0E9836F0" w14:textId="439791C0" w:rsidR="00F675AA" w:rsidRDefault="00F675AA" w:rsidP="00FF7E02">
      <w:pPr>
        <w:pStyle w:val="Els-body-text"/>
        <w:spacing w:line="480" w:lineRule="auto"/>
      </w:pPr>
      <w:r w:rsidRPr="00F675AA">
        <w:t>In the 2DGS representation, each Gaussian primitive can be regarded as a local two-dimensional surface patch in three-dimensional space. The primitive consists of parameters such as a three-dimensional center position, local two-dimensional scale, rotation matrix, color, and opacity. The rotation matrix defines the orientation of the local tangent plane, the scale parameters control the spatial extent of the Gaussian primitive on the local surface, and the opacity parameter represents the contribution of the primitive to the final rendered image. Given camera poses and multi-view images, 2DGS optimizes these Gaussian parameters through differentiable rendering so that the rendered results remain consistent with the input images. Its local two-dimensional Gaussian distribution is expressed as</w:t>
      </w:r>
      <w:r>
        <w:t>:</w:t>
      </w:r>
    </w:p>
    <w:p w14:paraId="1394C989" w14:textId="49518F68" w:rsidR="0058796D" w:rsidRDefault="0058796D" w:rsidP="00FF7E02">
      <w:pPr>
        <w:pStyle w:val="Els-body-text"/>
        <w:spacing w:line="480" w:lineRule="auto"/>
      </w:pPr>
      <m:oMathPara>
        <m:oMath>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)=exp⁡</m:t>
          </m:r>
          <m:d>
            <m:dPr>
              <m:sepChr m:val="−"/>
              <m:ctrlPr>
                <w:rPr>
                  <w:rFonts w:ascii="Cambria Math" w:hAnsi="Cambria Math"/>
                </w:rPr>
              </m:ctrlPr>
            </m:dPr>
            <m:e>
              <m:r>
                <w:rPr>
                  <w:rFonts w:ascii="Cambria Math" w:hAnsi="Cambria Math" w:hint="eastAsia"/>
                </w:rPr>
                <m:t>exp</m:t>
              </m:r>
            </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T</m:t>
                  </m:r>
                </m:sup>
              </m:sSup>
              <m:sSup>
                <m:sSupPr>
                  <m:ctrlPr>
                    <w:rPr>
                      <w:rFonts w:ascii="Cambria Math" w:hAnsi="Cambria Math"/>
                    </w:rPr>
                  </m:ctrlPr>
                </m:sSupPr>
                <m:e>
                  <m:r>
                    <w:rPr>
                      <w:rFonts w:ascii="Cambria Math" w:hAnsi="Cambria Math"/>
                    </w:rPr>
                    <m:t>S</m:t>
                  </m:r>
                </m:e>
                <m:sup>
                  <m:r>
                    <m:rPr>
                      <m:sty m:val="p"/>
                    </m:rPr>
                    <w:rPr>
                      <w:rFonts w:ascii="Cambria Math" w:hAnsi="Cambria Math"/>
                    </w:rPr>
                    <m:t>-2</m:t>
                  </m:r>
                </m:sup>
              </m:sSup>
              <m:r>
                <w:rPr>
                  <w:rFonts w:ascii="Cambria Math" w:hAnsi="Cambria Math"/>
                </w:rPr>
                <m:t>u</m:t>
              </m:r>
            </m:e>
          </m:d>
        </m:oMath>
      </m:oMathPara>
    </w:p>
    <w:p w14:paraId="521C6CF1" w14:textId="08E20E1A" w:rsidR="00F675AA" w:rsidRPr="00F675AA" w:rsidRDefault="00F675AA" w:rsidP="00FF7E02">
      <w:pPr>
        <w:pStyle w:val="Els-body-text"/>
        <w:spacing w:line="480" w:lineRule="auto"/>
      </w:pPr>
      <w:r w:rsidRPr="00F675AA">
        <w:t xml:space="preserve">where </w:t>
      </w:r>
      <m:oMath>
        <m:r>
          <w:rPr>
            <w:rFonts w:ascii="Cambria Math" w:hAnsi="Cambria Math"/>
          </w:rPr>
          <m:t>u</m:t>
        </m:r>
      </m:oMath>
      <w:r w:rsidRPr="00F675AA">
        <w:t xml:space="preserve"> denotes the two-dimensional coordinate on the local tangent plane, and </w:t>
      </w:r>
      <m:oMath>
        <m:r>
          <w:rPr>
            <w:rFonts w:ascii="Cambria Math" w:hAnsi="Cambria Math"/>
          </w:rPr>
          <m:t>S</m:t>
        </m:r>
      </m:oMath>
      <w:r w:rsidRPr="00F675AA">
        <w:t xml:space="preserve"> denotes the two-dimensional scale matrix. Unlike volumetric Gaussian representations that perform integration along camera rays, 2DGS focuses more on the geometric relationship between camera rays and local surface </w:t>
      </w:r>
      <w:proofErr w:type="gramStart"/>
      <w:r w:rsidRPr="00F675AA">
        <w:t>patches, and</w:t>
      </w:r>
      <w:proofErr w:type="gramEnd"/>
      <w:r w:rsidRPr="00F675AA">
        <w:t xml:space="preserve"> can therefore generate depth maps and normal maps related to plant leaf surfaces.</w:t>
      </w:r>
    </w:p>
    <w:p w14:paraId="5B4FF70D" w14:textId="77777777" w:rsidR="00F675AA" w:rsidRPr="00F675AA" w:rsidRDefault="00F675AA" w:rsidP="00FF7E02">
      <w:pPr>
        <w:pStyle w:val="Els-body-text"/>
        <w:spacing w:line="480" w:lineRule="auto"/>
      </w:pPr>
      <w:r w:rsidRPr="00F675AA">
        <w:t xml:space="preserve">During training, the system optimizes 2DGS using plant foreground images from different views based on the camera parameters estimated by </w:t>
      </w:r>
      <w:proofErr w:type="spellStart"/>
      <w:r w:rsidRPr="00F675AA">
        <w:t>SfM</w:t>
      </w:r>
      <w:proofErr w:type="spellEnd"/>
      <w:r w:rsidRPr="00F675AA">
        <w:t xml:space="preserve">. The optimization objective mainly includes image reconstruction errors and structural consistency constraints, so that the Gaussian representation can stably reproduce the </w:t>
      </w:r>
      <w:r w:rsidRPr="00F675AA">
        <w:lastRenderedPageBreak/>
        <w:t xml:space="preserve">appearance and geometry of the plant across multiple views. After training, the 2DGS model can not only render plant images from different </w:t>
      </w:r>
      <w:proofErr w:type="gramStart"/>
      <w:r w:rsidRPr="00F675AA">
        <w:t>viewpoints, but</w:t>
      </w:r>
      <w:proofErr w:type="gramEnd"/>
      <w:r w:rsidRPr="00F675AA">
        <w:t xml:space="preserve"> also output corresponding depth maps and normal maps. These geometric cues are further used for TSDF mesh fusion, which converts the </w:t>
      </w:r>
      <w:proofErr w:type="spellStart"/>
      <w:r w:rsidRPr="00F675AA">
        <w:t>renderable</w:t>
      </w:r>
      <w:proofErr w:type="spellEnd"/>
      <w:r w:rsidRPr="00F675AA">
        <w:t xml:space="preserve"> Gaussian representation into an explicit three-dimensional mesh that can be directly measured.</w:t>
      </w:r>
    </w:p>
    <w:p w14:paraId="363B39DB" w14:textId="25C58A90" w:rsidR="00B34616" w:rsidRDefault="00F675AA" w:rsidP="00FF7E02">
      <w:pPr>
        <w:pStyle w:val="Els-body-text"/>
        <w:spacing w:line="480" w:lineRule="auto"/>
        <w:rPr>
          <w:lang w:eastAsia="zh-CN"/>
        </w:rPr>
      </w:pPr>
      <w:r w:rsidRPr="00F675AA">
        <w:t xml:space="preserve">It should be noted that this paper does not propose 2DGS as a new low-level reconstruction algorithm. Instead, it uses 2DGS as the core three-dimensional representation module in the F2DMAS workflow. The main reason for choosing 2DGS is that its surface-oriented representation is consistent with the structural characteristics of thin sheet-like organs such as plant leaves, while its depth and normal outputs facilitate subsequent mesh extraction and scale-aware phenotypic measurement. By combining FSAM3 preprocessing, </w:t>
      </w:r>
      <w:proofErr w:type="spellStart"/>
      <w:r w:rsidRPr="00F675AA">
        <w:t>SfM</w:t>
      </w:r>
      <w:proofErr w:type="spellEnd"/>
      <w:r w:rsidRPr="00F675AA">
        <w:t xml:space="preserve"> camera estimation, 2DGS representation, and explicit meshing, F2DMAS generates plant three-dimensional models suitable for phenotypic analysis from consumer-grade smartphone videos.</w:t>
      </w:r>
      <w:r w:rsidR="000F6B62">
        <w:rPr>
          <w:noProof/>
          <w:lang w:eastAsia="zh-CN"/>
        </w:rPr>
        <w:drawing>
          <wp:inline distT="0" distB="0" distL="0" distR="0" wp14:anchorId="3CE902EA" wp14:editId="6C389BFA">
            <wp:extent cx="4708358" cy="2970870"/>
            <wp:effectExtent l="0" t="0" r="3810" b="1270"/>
            <wp:docPr id="1633001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1654" name="图片 1633001654"/>
                    <pic:cNvPicPr/>
                  </pic:nvPicPr>
                  <pic:blipFill>
                    <a:blip r:embed="rId12"/>
                    <a:stretch>
                      <a:fillRect/>
                    </a:stretch>
                  </pic:blipFill>
                  <pic:spPr>
                    <a:xfrm>
                      <a:off x="0" y="0"/>
                      <a:ext cx="4750256" cy="2997307"/>
                    </a:xfrm>
                    <a:prstGeom prst="rect">
                      <a:avLst/>
                    </a:prstGeom>
                  </pic:spPr>
                </pic:pic>
              </a:graphicData>
            </a:graphic>
          </wp:inline>
        </w:drawing>
      </w:r>
    </w:p>
    <w:p w14:paraId="35DEC31E" w14:textId="77777777" w:rsidR="00660EF9" w:rsidRDefault="009B22E1" w:rsidP="00670817">
      <w:pPr>
        <w:pStyle w:val="Els-caption"/>
        <w:spacing w:line="480" w:lineRule="auto"/>
        <w:rPr>
          <w:lang w:eastAsia="zh-CN"/>
        </w:rPr>
      </w:pPr>
      <w:r w:rsidRPr="009B22E1">
        <w:rPr>
          <w:rFonts w:hint="eastAsia"/>
        </w:rPr>
        <w:t>Fig.</w:t>
      </w:r>
      <w:r w:rsidR="0053312F">
        <w:rPr>
          <w:lang w:eastAsia="zh-CN"/>
        </w:rPr>
        <w:t>4</w:t>
      </w:r>
      <w:r w:rsidRPr="009B22E1">
        <w:rPr>
          <w:rFonts w:hint="eastAsia"/>
        </w:rPr>
        <w:t xml:space="preserve">. </w:t>
      </w:r>
      <w:r w:rsidR="00613538" w:rsidRPr="00613538">
        <w:t>2DGS-Based Plant 3D Reconstruction and Geometry Map Generation Pipeline in F2DMAS</w:t>
      </w:r>
      <w:r w:rsidR="00613538">
        <w:t>.</w:t>
      </w:r>
      <w:r w:rsidR="00613538" w:rsidRPr="00613538">
        <w:t xml:space="preserve"> </w:t>
      </w:r>
    </w:p>
    <w:p w14:paraId="0FA8CA64" w14:textId="3DA6BADC" w:rsidR="009B22E1" w:rsidRPr="006D2A7D" w:rsidRDefault="006D2A7D" w:rsidP="00FF7E02">
      <w:pPr>
        <w:pStyle w:val="Els-body-text"/>
        <w:spacing w:line="480" w:lineRule="auto"/>
      </w:pPr>
      <w:r w:rsidRPr="006D2A7D">
        <w:t xml:space="preserve">As shown in Fig.4, F2DMAS performs 2DGS-based plant 3D reconstruction and geometry map generation after frequency-domain quality filtering and plant instance segmentation. The resulting multi-view foreground </w:t>
      </w:r>
      <w:r w:rsidRPr="006D2A7D">
        <w:lastRenderedPageBreak/>
        <w:t xml:space="preserve">images are first fed into the </w:t>
      </w:r>
      <w:proofErr w:type="spellStart"/>
      <w:r w:rsidRPr="006D2A7D">
        <w:t>SfM</w:t>
      </w:r>
      <w:proofErr w:type="spellEnd"/>
      <w:r w:rsidRPr="006D2A7D">
        <w:t xml:space="preserve"> pipeline to estimate camera poses and sparse point cloud structures. The system then uses 2D Gaussian Splatting to construct the 3D plant representation and optimizes the spatial positions, orientations, scales, colors, and opacities of local 2D Gaussian primitives under multi-view image supervision. After training, the model outputs rendered images, depth maps, and normal maps of the plant, providing the geometric basis for subsequent TSDF mesh extraction and phenotypic measurement.</w:t>
      </w:r>
    </w:p>
    <w:p w14:paraId="2C67A6F2" w14:textId="23CB581C" w:rsidR="009E1FA8" w:rsidRDefault="00444364" w:rsidP="009E1FA8">
      <w:pPr>
        <w:pStyle w:val="Els-2ndorder-head"/>
        <w:spacing w:line="480" w:lineRule="auto"/>
        <w:rPr>
          <w:lang w:eastAsia="zh-CN"/>
        </w:rPr>
      </w:pPr>
      <w:r w:rsidRPr="00444364">
        <w:t>Joint Depth-Normal Explicit Meshing</w:t>
      </w:r>
    </w:p>
    <w:p w14:paraId="2BCAEDB3" w14:textId="77777777" w:rsidR="00C63136" w:rsidRPr="00C63136" w:rsidRDefault="00C63136" w:rsidP="00FF7E02">
      <w:pPr>
        <w:pStyle w:val="Els-body-text"/>
        <w:spacing w:line="480" w:lineRule="auto"/>
      </w:pPr>
      <w:r w:rsidRPr="00C63136">
        <w:t xml:space="preserve">After 2DGS optimization, the system obtains a </w:t>
      </w:r>
      <w:proofErr w:type="spellStart"/>
      <w:r w:rsidRPr="00C63136">
        <w:t>renderable</w:t>
      </w:r>
      <w:proofErr w:type="spellEnd"/>
      <w:r w:rsidRPr="00C63136">
        <w:t xml:space="preserve"> Gaussian scene representation. This representation can generate multi-view images, depth maps, and normal maps, but plant phenotypic measurement usually requires a measurable explicit three-dimensional geometric model. Therefore, after reconstruction, F2DMAS further performs spatial artifact cleaning and explicit mesh extraction to convert the 2DGS representation into a triangular mesh model for scale recovery and phenotypic measurement.</w:t>
      </w:r>
    </w:p>
    <w:p w14:paraId="230DB4B6" w14:textId="77777777" w:rsidR="00C63136" w:rsidRPr="00C63136" w:rsidRDefault="00C63136" w:rsidP="00FF7E02">
      <w:pPr>
        <w:pStyle w:val="Els-body-text"/>
        <w:spacing w:line="480" w:lineRule="auto"/>
      </w:pPr>
      <w:r w:rsidRPr="00C63136">
        <w:t xml:space="preserve">Under complex backgrounds and multi-view occlusion, a small number of low-contribution or locally abnormal Gaussian primitives may be produced during 2DGS optimization. These artifacts usually appear near leaf occlusion boundaries, regions with insufficient view coverage, or residual background areas, and are observed as dark patches, floating points, or isolated fragments. To reduce their influence on subsequent meshing and phenotypic measurement, this paper adopts a lightweight spatial cleaning strategy before mesh extraction. Specifically, the system extracts the base color components of Gaussian primitives and identifies low-contribution dark artifacts according to perceptual luminance. Gaussian primitives whose luminance is lower than a predefined threshold and whose contribution to the plant body structure is limited are removed during post-processing. This step does not change the basic optimization process of </w:t>
      </w:r>
      <w:proofErr w:type="gramStart"/>
      <w:r w:rsidRPr="00C63136">
        <w:t>2DGS, and</w:t>
      </w:r>
      <w:proofErr w:type="gramEnd"/>
      <w:r w:rsidRPr="00C63136">
        <w:t xml:space="preserve"> mainly reduces floating artifacts and local noise before meshing.</w:t>
      </w:r>
    </w:p>
    <w:p w14:paraId="18E33E48" w14:textId="77777777" w:rsidR="00C63136" w:rsidRDefault="00C63136" w:rsidP="00FF7E02">
      <w:pPr>
        <w:pStyle w:val="Els-body-text"/>
        <w:spacing w:line="480" w:lineRule="auto"/>
      </w:pPr>
      <w:r w:rsidRPr="00C63136">
        <w:t>The perceptual luminance of a Gaussian primitive is computed from its RGB components as</w:t>
      </w:r>
    </w:p>
    <w:p w14:paraId="6826E45F" w14:textId="47837318" w:rsidR="009E1FA8" w:rsidRPr="0058796D" w:rsidRDefault="009E1FA8" w:rsidP="00C63136">
      <w:pPr>
        <w:pStyle w:val="af5"/>
        <w:rPr>
          <w:color w:val="000000"/>
        </w:rPr>
      </w:pPr>
      <m:oMathPara>
        <m:oMath>
          <m:r>
            <w:rPr>
              <w:rFonts w:ascii="Cambria Math" w:hAnsi="Cambria Math"/>
              <w:color w:val="000000"/>
            </w:rPr>
            <m:t>L</m:t>
          </m:r>
          <m:r>
            <m:rPr>
              <m:sty m:val="p"/>
            </m:rPr>
            <w:rPr>
              <w:rFonts w:ascii="Cambria Math" w:hAnsi="Cambria Math"/>
              <w:color w:val="000000"/>
            </w:rPr>
            <m:t>=0.299</m:t>
          </m:r>
          <m:r>
            <w:rPr>
              <w:rFonts w:ascii="Cambria Math" w:hAnsi="Cambria Math"/>
              <w:color w:val="000000"/>
            </w:rPr>
            <m:t>R</m:t>
          </m:r>
          <m:r>
            <m:rPr>
              <m:sty m:val="p"/>
            </m:rPr>
            <w:rPr>
              <w:rFonts w:ascii="Cambria Math" w:hAnsi="Cambria Math"/>
              <w:color w:val="000000"/>
            </w:rPr>
            <m:t>+0.587</m:t>
          </m:r>
          <m:r>
            <w:rPr>
              <w:rFonts w:ascii="Cambria Math" w:hAnsi="Cambria Math"/>
              <w:color w:val="000000"/>
            </w:rPr>
            <m:t>G</m:t>
          </m:r>
          <m:r>
            <m:rPr>
              <m:sty m:val="p"/>
            </m:rPr>
            <w:rPr>
              <w:rFonts w:ascii="Cambria Math" w:hAnsi="Cambria Math"/>
              <w:color w:val="000000"/>
            </w:rPr>
            <m:t>+0.114</m:t>
          </m:r>
          <m:r>
            <w:rPr>
              <w:rFonts w:ascii="Cambria Math" w:hAnsi="Cambria Math"/>
              <w:color w:val="000000"/>
            </w:rPr>
            <m:t>B</m:t>
          </m:r>
          <m:r>
            <m:rPr>
              <m:sty m:val="p"/>
            </m:rPr>
            <w:rPr>
              <w:color w:val="000000"/>
            </w:rPr>
            <w:br/>
          </m:r>
        </m:oMath>
      </m:oMathPara>
    </w:p>
    <w:p w14:paraId="2C5CE236" w14:textId="402FEA5F" w:rsidR="00C63136" w:rsidRPr="00C63136" w:rsidRDefault="00C63136" w:rsidP="00FF7E02">
      <w:pPr>
        <w:pStyle w:val="Els-body-text"/>
        <w:spacing w:line="480" w:lineRule="auto"/>
      </w:pPr>
      <w:r w:rsidRPr="00C63136">
        <w:lastRenderedPageBreak/>
        <w:t xml:space="preserve">where </w:t>
      </w:r>
      <m:oMath>
        <m:r>
          <w:rPr>
            <w:rFonts w:ascii="Cambria Math" w:hAnsi="Cambria Math"/>
          </w:rPr>
          <m:t>R</m:t>
        </m:r>
      </m:oMath>
      <w:r w:rsidRPr="00C63136">
        <w:t xml:space="preserve">, </w:t>
      </w:r>
      <m:oMath>
        <m:r>
          <w:rPr>
            <w:rFonts w:ascii="Cambria Math" w:hAnsi="Cambria Math"/>
          </w:rPr>
          <m:t>G</m:t>
        </m:r>
      </m:oMath>
      <w:r w:rsidRPr="00C63136">
        <w:t xml:space="preserve">, and </w:t>
      </w:r>
      <m:oMath>
        <m:r>
          <w:rPr>
            <w:rFonts w:ascii="Cambria Math" w:hAnsi="Cambria Math"/>
          </w:rPr>
          <m:t>B</m:t>
        </m:r>
      </m:oMath>
      <w:r w:rsidRPr="00C63136">
        <w:t xml:space="preserve"> denote the base color components of the Gaussian primitive, and </w:t>
      </w:r>
      <m:oMath>
        <m:r>
          <w:rPr>
            <w:rFonts w:ascii="Cambria Math" w:hAnsi="Cambria Math"/>
          </w:rPr>
          <m:t>L</m:t>
        </m:r>
      </m:oMath>
      <w:r w:rsidRPr="00C63136">
        <w:t xml:space="preserve"> denotes its perceptual luminance. When </w:t>
      </w:r>
      <m:oMath>
        <m:r>
          <w:rPr>
            <w:rFonts w:ascii="Cambria Math" w:hAnsi="Cambria Math"/>
          </w:rPr>
          <m:t>L</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L</m:t>
            </m:r>
          </m:sub>
        </m:sSub>
      </m:oMath>
      <w:r w:rsidRPr="00C63136">
        <w:t xml:space="preserve">, the primitive is regarded as a potential low-luminance artifact and is filtered out during post-processing.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C63136">
        <w:t xml:space="preserve"> is an empirical threshold that balances the preservation of plant shadow details and the removal of obvious dark noise.</w:t>
      </w:r>
    </w:p>
    <w:p w14:paraId="025EEBFE" w14:textId="4238F428" w:rsidR="00C63136" w:rsidRPr="00FF7E02" w:rsidRDefault="00C63136" w:rsidP="00FF7E02">
      <w:pPr>
        <w:pStyle w:val="Els-body-text"/>
        <w:spacing w:line="480" w:lineRule="auto"/>
      </w:pPr>
      <w:r w:rsidRPr="00C63136">
        <w:t xml:space="preserve">After spatial artifact cleaning, the system uses the depth maps and normal maps rendered by 2DGS for explicit mesh extraction. This paper adopts a Truncated Signed Distance Function (TSDF)-based fusion strategy, which back-projects depth and normal information from multiple training views into a unified three-dimensional space. Specifically, a voxel grid is constructed within the bounding box of the target plant. For each voxel point </w:t>
      </w:r>
      <m:oMath>
        <m:r>
          <w:rPr>
            <w:rFonts w:ascii="Cambria Math" w:hAnsi="Cambria Math"/>
          </w:rPr>
          <m:t>x</m:t>
        </m:r>
      </m:oMath>
      <w:r w:rsidRPr="00C63136">
        <w:t xml:space="preserve">, its local truncated signed distance value </w:t>
      </w:r>
      <m:oMath>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x</m:t>
            </m:r>
          </m:e>
        </m:d>
      </m:oMath>
      <w:r w:rsidRPr="00C63136">
        <w:t xml:space="preserve"> is computed using the rendered depth information from different camera views, and the global TSDF value is obtained by weighted averaging:</w:t>
      </w:r>
    </w:p>
    <w:p w14:paraId="6F00949C" w14:textId="77777777" w:rsidR="00C63136" w:rsidRPr="0058796D" w:rsidRDefault="00C63136" w:rsidP="0058796D">
      <w:pPr>
        <w:pStyle w:val="af5"/>
        <w:rPr>
          <w:color w:val="000000"/>
        </w:rPr>
      </w:pPr>
    </w:p>
    <w:p w14:paraId="3962212B" w14:textId="77777777" w:rsidR="009E1FA8" w:rsidRPr="0058796D" w:rsidRDefault="009E1FA8" w:rsidP="0058796D">
      <w:pPr>
        <w:pStyle w:val="af5"/>
        <w:rPr>
          <w:color w:val="000000"/>
        </w:rPr>
      </w:pPr>
      <m:oMathPara>
        <m:oMath>
          <m:r>
            <w:rPr>
              <w:rFonts w:ascii="Cambria Math" w:hAnsi="Cambria Math"/>
              <w:color w:val="000000"/>
            </w:rPr>
            <m:t>D</m:t>
          </m:r>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f>
            <m:fPr>
              <m:ctrlPr>
                <w:rPr>
                  <w:rFonts w:ascii="Cambria Math" w:hAnsi="Cambria Math"/>
                  <w:color w:val="000000"/>
                </w:rPr>
              </m:ctrlPr>
            </m:fPr>
            <m:num>
              <m:nary>
                <m:naryPr>
                  <m:chr m:val="∑"/>
                  <m:limLoc m:val="undOvr"/>
                  <m:grow m:val="1"/>
                  <m:supHide m:val="1"/>
                  <m:ctrlPr>
                    <w:rPr>
                      <w:rFonts w:ascii="Cambria Math" w:hAnsi="Cambria Math"/>
                      <w:color w:val="000000"/>
                    </w:rPr>
                  </m:ctrlPr>
                </m:naryPr>
                <m:sub>
                  <m:r>
                    <w:rPr>
                      <w:rFonts w:ascii="Cambria Math" w:hAnsi="Cambria Math"/>
                      <w:color w:val="000000"/>
                    </w:rPr>
                    <m:t>c</m:t>
                  </m:r>
                </m:sub>
                <m:sup/>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c</m:t>
                      </m:r>
                    </m:sub>
                  </m:sSub>
                </m:e>
              </m:nary>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c</m:t>
                  </m:r>
                </m:sub>
              </m:sSub>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num>
            <m:den>
              <m:nary>
                <m:naryPr>
                  <m:chr m:val="∑"/>
                  <m:limLoc m:val="undOvr"/>
                  <m:grow m:val="1"/>
                  <m:supHide m:val="1"/>
                  <m:ctrlPr>
                    <w:rPr>
                      <w:rFonts w:ascii="Cambria Math" w:hAnsi="Cambria Math"/>
                      <w:color w:val="000000"/>
                    </w:rPr>
                  </m:ctrlPr>
                </m:naryPr>
                <m:sub>
                  <m:r>
                    <w:rPr>
                      <w:rFonts w:ascii="Cambria Math" w:hAnsi="Cambria Math"/>
                      <w:color w:val="000000"/>
                    </w:rPr>
                    <m:t>c</m:t>
                  </m:r>
                </m:sub>
                <m:sup/>
                <m:e>
                  <m:sSub>
                    <m:sSubPr>
                      <m:ctrlPr>
                        <w:rPr>
                          <w:rFonts w:ascii="Cambria Math" w:hAnsi="Cambria Math"/>
                          <w:color w:val="000000"/>
                        </w:rPr>
                      </m:ctrlPr>
                    </m:sSubPr>
                    <m:e>
                      <m:r>
                        <w:rPr>
                          <w:rFonts w:ascii="Cambria Math" w:hAnsi="Cambria Math"/>
                          <w:color w:val="000000"/>
                        </w:rPr>
                        <m:t>w</m:t>
                      </m:r>
                    </m:e>
                    <m:sub>
                      <m:r>
                        <w:rPr>
                          <w:rFonts w:ascii="Cambria Math" w:hAnsi="Cambria Math"/>
                          <w:color w:val="000000"/>
                        </w:rPr>
                        <m:t>c</m:t>
                      </m:r>
                    </m:sub>
                  </m:sSub>
                </m:e>
              </m:nary>
              <m:r>
                <m:rPr>
                  <m:sty m:val="p"/>
                </m:rPr>
                <w:rPr>
                  <w:rFonts w:ascii="Cambria Math" w:hAnsi="Cambria Math"/>
                  <w:color w:val="000000"/>
                </w:rPr>
                <m:t>(</m:t>
              </m:r>
              <m:r>
                <w:rPr>
                  <w:rFonts w:ascii="Cambria Math" w:hAnsi="Cambria Math"/>
                  <w:color w:val="000000"/>
                </w:rPr>
                <m:t>x</m:t>
              </m:r>
              <m:r>
                <m:rPr>
                  <m:sty m:val="p"/>
                </m:rPr>
                <w:rPr>
                  <w:rFonts w:ascii="Cambria Math" w:hAnsi="Cambria Math"/>
                  <w:color w:val="000000"/>
                </w:rPr>
                <m:t>)</m:t>
              </m:r>
            </m:den>
          </m:f>
          <m:r>
            <m:rPr>
              <m:sty m:val="p"/>
            </m:rPr>
            <w:rPr>
              <w:color w:val="000000"/>
            </w:rPr>
            <w:br/>
          </m:r>
        </m:oMath>
      </m:oMathPara>
    </w:p>
    <w:p w14:paraId="210A6F89" w14:textId="0220EC86" w:rsidR="00C63136" w:rsidRPr="00C63136" w:rsidRDefault="00C63136" w:rsidP="00FF7E02">
      <w:pPr>
        <w:pStyle w:val="Els-body-text"/>
        <w:spacing w:line="480" w:lineRule="auto"/>
      </w:pPr>
      <w:r w:rsidRPr="00C63136">
        <w:t xml:space="preserve">where </w:t>
      </w:r>
      <m:oMath>
        <m:r>
          <w:rPr>
            <w:rFonts w:ascii="Cambria Math" w:hAnsi="Cambria Math"/>
          </w:rPr>
          <m:t>c</m:t>
        </m:r>
      </m:oMath>
      <w:r w:rsidRPr="00C63136">
        <w:t xml:space="preserve"> denotes a camera view, </w:t>
      </w:r>
      <m:oMath>
        <m:sSub>
          <m:sSubPr>
            <m:ctrlPr>
              <w:rPr>
                <w:rFonts w:ascii="Cambria Math" w:hAnsi="Cambria Math"/>
              </w:rPr>
            </m:ctrlPr>
          </m:sSubPr>
          <m:e>
            <m:r>
              <w:rPr>
                <w:rFonts w:ascii="Cambria Math" w:hAnsi="Cambria Math"/>
              </w:rPr>
              <m:t>d</m:t>
            </m:r>
          </m:e>
          <m:sub>
            <m:r>
              <w:rPr>
                <w:rFonts w:ascii="Cambria Math" w:hAnsi="Cambria Math"/>
              </w:rPr>
              <m:t>c</m:t>
            </m:r>
          </m:sub>
        </m:sSub>
        <m:d>
          <m:dPr>
            <m:ctrlPr>
              <w:rPr>
                <w:rFonts w:ascii="Cambria Math" w:hAnsi="Cambria Math"/>
              </w:rPr>
            </m:ctrlPr>
          </m:dPr>
          <m:e>
            <m:r>
              <w:rPr>
                <w:rFonts w:ascii="Cambria Math" w:hAnsi="Cambria Math"/>
              </w:rPr>
              <m:t>x</m:t>
            </m:r>
          </m:e>
        </m:d>
      </m:oMath>
      <w:r w:rsidRPr="00C63136">
        <w:t xml:space="preserve"> denotes the local truncated signed distance value of voxel point </w:t>
      </w:r>
      <m:oMath>
        <m:r>
          <w:rPr>
            <w:rFonts w:ascii="Cambria Math" w:hAnsi="Cambria Math"/>
          </w:rPr>
          <m:t>x</m:t>
        </m:r>
      </m:oMath>
      <w:r w:rsidRPr="00C63136">
        <w:t xml:space="preserve"> with respect to the </w:t>
      </w:r>
      <m:oMath>
        <m:r>
          <w:rPr>
            <w:rFonts w:ascii="Cambria Math" w:hAnsi="Cambria Math"/>
          </w:rPr>
          <m:t>c</m:t>
        </m:r>
      </m:oMath>
      <w:r w:rsidRPr="00C63136">
        <w:t xml:space="preserve">-th view, and </w:t>
      </w:r>
      <m:oMath>
        <m:sSub>
          <m:sSubPr>
            <m:ctrlPr>
              <w:rPr>
                <w:rFonts w:ascii="Cambria Math" w:hAnsi="Cambria Math"/>
              </w:rPr>
            </m:ctrlPr>
          </m:sSubPr>
          <m:e>
            <m:r>
              <w:rPr>
                <w:rFonts w:ascii="Cambria Math" w:hAnsi="Cambria Math"/>
              </w:rPr>
              <m:t>w</m:t>
            </m:r>
          </m:e>
          <m:sub>
            <m:r>
              <w:rPr>
                <w:rFonts w:ascii="Cambria Math" w:hAnsi="Cambria Math"/>
              </w:rPr>
              <m:t>c</m:t>
            </m:r>
          </m:sub>
        </m:sSub>
        <m:d>
          <m:dPr>
            <m:ctrlPr>
              <w:rPr>
                <w:rFonts w:ascii="Cambria Math" w:hAnsi="Cambria Math"/>
              </w:rPr>
            </m:ctrlPr>
          </m:dPr>
          <m:e>
            <m:r>
              <w:rPr>
                <w:rFonts w:ascii="Cambria Math" w:hAnsi="Cambria Math"/>
              </w:rPr>
              <m:t>x</m:t>
            </m:r>
          </m:e>
        </m:d>
      </m:oMath>
      <w:r w:rsidRPr="00C63136">
        <w:t xml:space="preserve"> denotes the fusion weight corresponding to that view. The weight can be defined according to the consistency between the viewing direction and the surface normal, </w:t>
      </w:r>
      <w:proofErr w:type="gramStart"/>
      <w:r w:rsidRPr="00C63136">
        <w:t>so as to</w:t>
      </w:r>
      <w:proofErr w:type="gramEnd"/>
      <w:r w:rsidRPr="00C63136">
        <w:t xml:space="preserve"> reduce the influence of unstable depth observations near oblique-view boundary regions on the fusion result.</w:t>
      </w:r>
    </w:p>
    <w:p w14:paraId="286596B7" w14:textId="77777777" w:rsidR="00C63136" w:rsidRPr="00C63136" w:rsidRDefault="00C63136" w:rsidP="00FF7E02">
      <w:pPr>
        <w:pStyle w:val="Els-body-text"/>
        <w:spacing w:line="480" w:lineRule="auto"/>
      </w:pPr>
      <w:r w:rsidRPr="00C63136">
        <w:t xml:space="preserve">After the global TSDF field is constructed, the system extracts the </w:t>
      </w:r>
      <w:proofErr w:type="spellStart"/>
      <w:r w:rsidRPr="00C63136">
        <w:t>isosurface</w:t>
      </w:r>
      <w:proofErr w:type="spellEnd"/>
      <w:r w:rsidRPr="00C63136">
        <w:t xml:space="preserve"> using the Marching Cubes algorithm and generates an explicit triangular mesh of the target plant. Connected component analysis is then used to remove small fragments separated from the main structure, producing the plant mesh model for scale recovery and phenotypic measurement. This mesh model preserves the overall canopy morphology and major leaf structures of the plant </w:t>
      </w:r>
      <w:proofErr w:type="gramStart"/>
      <w:r w:rsidRPr="00C63136">
        <w:t>body, and</w:t>
      </w:r>
      <w:proofErr w:type="gramEnd"/>
      <w:r w:rsidRPr="00C63136">
        <w:t xml:space="preserve"> provides the geometric basis for virtual measurement of phenotypic traits such as plant height, canopy width, leaf length, and leaf width.</w:t>
      </w:r>
    </w:p>
    <w:p w14:paraId="15693283" w14:textId="2B09441B" w:rsidR="009E1FA8" w:rsidRPr="00C63136" w:rsidRDefault="00C63136" w:rsidP="00FF7E02">
      <w:pPr>
        <w:pStyle w:val="Els-body-text"/>
        <w:spacing w:line="480" w:lineRule="auto"/>
      </w:pPr>
      <w:r w:rsidRPr="00C63136">
        <w:lastRenderedPageBreak/>
        <w:t xml:space="preserve">Spatial artifact cleaning and TSDF meshing serve as post-processing steps in the F2DMAS workflow. Their purpose is to convert the </w:t>
      </w:r>
      <w:proofErr w:type="spellStart"/>
      <w:r w:rsidRPr="00C63136">
        <w:t>renderable</w:t>
      </w:r>
      <w:proofErr w:type="spellEnd"/>
      <w:r w:rsidRPr="00C63136">
        <w:t xml:space="preserve"> 2DGS representation into a measurable explicit geometric model. Topology-aware pruning of Gaussian primitives and boundary correction for thin leaves will be further explored in subsequent methodological studies.</w:t>
      </w:r>
    </w:p>
    <w:p w14:paraId="5969A23A" w14:textId="538E66BF" w:rsidR="0017169B" w:rsidRDefault="00C63136" w:rsidP="009E1FA8">
      <w:pPr>
        <w:pStyle w:val="Els-2ndorder-head"/>
        <w:rPr>
          <w:lang w:eastAsia="zh-CN"/>
        </w:rPr>
      </w:pPr>
      <w:r w:rsidRPr="00C63136">
        <w:rPr>
          <w:lang w:eastAsia="zh-CN"/>
        </w:rPr>
        <w:t>Scale Recovery and Phenotypic Trait Measurement</w:t>
      </w:r>
    </w:p>
    <w:p w14:paraId="257CBCBB" w14:textId="2D27F39C" w:rsidR="00C63136" w:rsidRPr="00C63136" w:rsidRDefault="00C63136" w:rsidP="00FF7E02">
      <w:pPr>
        <w:pStyle w:val="Els-body-text"/>
        <w:spacing w:line="480" w:lineRule="auto"/>
      </w:pPr>
      <w:r w:rsidRPr="00C63136">
        <w:t xml:space="preserve">The three-dimensional models generated by </w:t>
      </w:r>
      <w:proofErr w:type="spellStart"/>
      <w:r w:rsidRPr="00C63136">
        <w:t>SfM</w:t>
      </w:r>
      <w:proofErr w:type="spellEnd"/>
      <w:r w:rsidRPr="00C63136">
        <w:t xml:space="preserve"> and 2DGS are usually represented in a relative coordinate system, whose spatial units do not directly correspond to real physical scales. To use the reconstructed model for plant phenotypic measurement, the model needs to be converted from a relative scale to real length units. For this purpose, F2DMAS places scale markers with known dimensions near the target plant during data </w:t>
      </w:r>
      <w:proofErr w:type="gramStart"/>
      <w:r w:rsidRPr="00C63136">
        <w:t>acquisition, and</w:t>
      </w:r>
      <w:proofErr w:type="gramEnd"/>
      <w:r w:rsidRPr="00C63136">
        <w:t xml:space="preserve"> performs scale recovery based on these markers after mesh generation. </w:t>
      </w:r>
      <w:r w:rsidR="00F5269F" w:rsidRPr="00F5269F">
        <w:t>The scale-recovered three-dimensional plant model is represented in centimeters and can be further used for virtual measurement of phenotypic traits such as plant height, canopy width, leaf length, and leaf width. The overall scale recovery and phenotypic trait measurement pipeline is illustrated in Fig. 5.</w:t>
      </w:r>
    </w:p>
    <w:p w14:paraId="5D994FAE" w14:textId="44F43508" w:rsidR="00C63136" w:rsidRPr="00C63136" w:rsidRDefault="00C63136" w:rsidP="00FF7E02">
      <w:pPr>
        <w:pStyle w:val="Els-body-text"/>
        <w:spacing w:line="480" w:lineRule="auto"/>
      </w:pPr>
      <w:r w:rsidRPr="00C63136">
        <w:t xml:space="preserve">Specifically, let the real length of the scale marker in the acquisition scene be </w:t>
      </w:r>
      <m:oMath>
        <m:sSub>
          <m:sSubPr>
            <m:ctrlPr>
              <w:rPr>
                <w:rFonts w:ascii="Cambria Math" w:hAnsi="Cambria Math"/>
              </w:rPr>
            </m:ctrlPr>
          </m:sSubPr>
          <m:e>
            <m:r>
              <w:rPr>
                <w:rFonts w:ascii="Cambria Math" w:hAnsi="Cambria Math"/>
              </w:rPr>
              <m:t>L</m:t>
            </m:r>
          </m:e>
          <m:sub>
            <m:r>
              <w:rPr>
                <w:rFonts w:ascii="Cambria Math" w:hAnsi="Cambria Math"/>
              </w:rPr>
              <m:t>real</m:t>
            </m:r>
          </m:sub>
        </m:sSub>
      </m:oMath>
      <w:r w:rsidRPr="00C63136">
        <w:t xml:space="preserve">, and let its corresponding virtual length in the reconstructed mesh model be </w:t>
      </w:r>
      <m:oMath>
        <m:sSub>
          <m:sSubPr>
            <m:ctrlPr>
              <w:rPr>
                <w:rFonts w:ascii="Cambria Math" w:hAnsi="Cambria Math"/>
              </w:rPr>
            </m:ctrlPr>
          </m:sSubPr>
          <m:e>
            <m:r>
              <w:rPr>
                <w:rFonts w:ascii="Cambria Math" w:hAnsi="Cambria Math"/>
              </w:rPr>
              <m:t>L</m:t>
            </m:r>
          </m:e>
          <m:sub>
            <m:r>
              <w:rPr>
                <w:rFonts w:ascii="Cambria Math" w:hAnsi="Cambria Math"/>
              </w:rPr>
              <m:t>virtual</m:t>
            </m:r>
          </m:sub>
        </m:sSub>
      </m:oMath>
      <w:r w:rsidRPr="00C63136">
        <w:t xml:space="preserve">. This paper uses point cloud and mesh processing software such as CloudCompare to select the corresponding endpoints of the marker in the reconstructed </w:t>
      </w:r>
      <w:proofErr w:type="gramStart"/>
      <w:r w:rsidRPr="00C63136">
        <w:t>model, and</w:t>
      </w:r>
      <w:proofErr w:type="gramEnd"/>
      <w:r w:rsidRPr="00C63136">
        <w:t xml:space="preserve"> computes their Euclidean distance as </w:t>
      </w:r>
      <m:oMath>
        <m:sSub>
          <m:sSubPr>
            <m:ctrlPr>
              <w:rPr>
                <w:rFonts w:ascii="Cambria Math" w:hAnsi="Cambria Math"/>
              </w:rPr>
            </m:ctrlPr>
          </m:sSubPr>
          <m:e>
            <m:r>
              <w:rPr>
                <w:rFonts w:ascii="Cambria Math" w:hAnsi="Cambria Math"/>
              </w:rPr>
              <m:t>L</m:t>
            </m:r>
          </m:e>
          <m:sub>
            <m:r>
              <w:rPr>
                <w:rFonts w:ascii="Cambria Math" w:hAnsi="Cambria Math"/>
              </w:rPr>
              <m:t>virtual</m:t>
            </m:r>
          </m:sub>
        </m:sSub>
      </m:oMath>
      <w:r w:rsidRPr="00C63136">
        <w:t>. The global scale factor is then calculated from the ratio between the real length and the virtual length:</w:t>
      </w:r>
    </w:p>
    <w:p w14:paraId="21AEF576" w14:textId="10D23FE6" w:rsidR="0058796D" w:rsidRDefault="0058796D" w:rsidP="0058796D">
      <w:pPr>
        <w:rPr>
          <w:lang w:eastAsia="zh-CN"/>
        </w:rPr>
      </w:pPr>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real</m:t>
                  </m:r>
                </m:sub>
              </m:sSub>
            </m:num>
            <m:den>
              <m:sSub>
                <m:sSubPr>
                  <m:ctrlPr>
                    <w:rPr>
                      <w:rFonts w:ascii="Cambria Math" w:hAnsi="Cambria Math"/>
                    </w:rPr>
                  </m:ctrlPr>
                </m:sSubPr>
                <m:e>
                  <m:r>
                    <w:rPr>
                      <w:rFonts w:ascii="Cambria Math" w:hAnsi="Cambria Math"/>
                    </w:rPr>
                    <m:t>L</m:t>
                  </m:r>
                </m:e>
                <m:sub>
                  <m:r>
                    <w:rPr>
                      <w:rFonts w:ascii="Cambria Math" w:hAnsi="Cambria Math"/>
                    </w:rPr>
                    <m:t>virtual</m:t>
                  </m:r>
                </m:sub>
              </m:sSub>
            </m:den>
          </m:f>
        </m:oMath>
      </m:oMathPara>
    </w:p>
    <w:p w14:paraId="45EAC085" w14:textId="68A1781D" w:rsidR="00C63136" w:rsidRPr="00C63136" w:rsidRDefault="00C63136" w:rsidP="00FF7E02">
      <w:pPr>
        <w:pStyle w:val="Els-body-text"/>
        <w:spacing w:line="480" w:lineRule="auto"/>
      </w:pPr>
      <w:r w:rsidRPr="00C63136">
        <w:t xml:space="preserve">where </w:t>
      </w:r>
      <m:oMath>
        <m:r>
          <w:rPr>
            <w:rFonts w:ascii="Cambria Math" w:hAnsi="Cambria Math"/>
          </w:rPr>
          <m:t>S</m:t>
        </m:r>
      </m:oMath>
      <w:r w:rsidRPr="00C63136">
        <w:t xml:space="preserve"> denotes the coefficient that converts the relative model scale to the real physical scale. After the scale factor is obtained, it is applied to the entire plant mesh model, so that the model coordinates are uniformly converted to the centimeter scale:</w:t>
      </w:r>
    </w:p>
    <w:p w14:paraId="613F4982" w14:textId="77777777" w:rsidR="0058796D" w:rsidRDefault="00000000" w:rsidP="0058796D">
      <m:oMathPara>
        <m:oMath>
          <m:sSub>
            <m:sSubPr>
              <m:ctrlPr>
                <w:rPr>
                  <w:rFonts w:ascii="Cambria Math" w:hAnsi="Cambria Math"/>
                </w:rPr>
              </m:ctrlPr>
            </m:sSubPr>
            <m:e>
              <m:r>
                <w:rPr>
                  <w:rFonts w:ascii="Cambria Math" w:hAnsi="Cambria Math"/>
                </w:rPr>
                <m:t>M</m:t>
              </m:r>
            </m:e>
            <m:sub>
              <m:r>
                <w:rPr>
                  <w:rFonts w:ascii="Cambria Math" w:hAnsi="Cambria Math"/>
                </w:rPr>
                <m:t>scaled</m:t>
              </m:r>
            </m:sub>
          </m:sSub>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original</m:t>
              </m:r>
            </m:sub>
          </m:sSub>
          <m:r>
            <m:rPr>
              <m:sty m:val="p"/>
            </m:rPr>
            <w:rPr>
              <w:rFonts w:ascii="Cambria Math" w:hAnsi="Cambria Math"/>
            </w:rPr>
            <w:br/>
          </m:r>
        </m:oMath>
      </m:oMathPara>
    </w:p>
    <w:p w14:paraId="2CAC6121" w14:textId="0737DCCD" w:rsidR="00C63136" w:rsidRPr="00C63136" w:rsidRDefault="00C63136" w:rsidP="00FF7E02">
      <w:pPr>
        <w:pStyle w:val="Els-body-text"/>
        <w:spacing w:line="480" w:lineRule="auto"/>
      </w:pPr>
      <w:r w:rsidRPr="00C63136">
        <w:t xml:space="preserve">where </w:t>
      </w:r>
      <m:oMath>
        <m:sSub>
          <m:sSubPr>
            <m:ctrlPr>
              <w:rPr>
                <w:rFonts w:ascii="Cambria Math" w:hAnsi="Cambria Math"/>
              </w:rPr>
            </m:ctrlPr>
          </m:sSubPr>
          <m:e>
            <m:r>
              <w:rPr>
                <w:rFonts w:ascii="Cambria Math" w:hAnsi="Cambria Math"/>
              </w:rPr>
              <m:t>M</m:t>
            </m:r>
          </m:e>
          <m:sub>
            <m:r>
              <w:rPr>
                <w:rFonts w:ascii="Cambria Math" w:hAnsi="Cambria Math"/>
              </w:rPr>
              <m:t>original</m:t>
            </m:r>
          </m:sub>
        </m:sSub>
      </m:oMath>
      <w:r w:rsidRPr="00C63136">
        <w:t xml:space="preserve"> denotes the original reconstructed mesh before scale recovery, and </w:t>
      </w:r>
      <m:oMath>
        <m:sSub>
          <m:sSubPr>
            <m:ctrlPr>
              <w:rPr>
                <w:rFonts w:ascii="Cambria Math" w:hAnsi="Cambria Math"/>
              </w:rPr>
            </m:ctrlPr>
          </m:sSubPr>
          <m:e>
            <m:r>
              <w:rPr>
                <w:rFonts w:ascii="Cambria Math" w:hAnsi="Cambria Math"/>
              </w:rPr>
              <m:t>M</m:t>
            </m:r>
          </m:e>
          <m:sub>
            <m:r>
              <w:rPr>
                <w:rFonts w:ascii="Cambria Math" w:hAnsi="Cambria Math"/>
              </w:rPr>
              <m:t>scaled</m:t>
            </m:r>
          </m:sub>
        </m:sSub>
      </m:oMath>
      <w:r w:rsidRPr="00C63136">
        <w:t xml:space="preserve"> denotes the scale-recovered three-dimensional plant mesh model. Through this procedure, the three-dimensional model, </w:t>
      </w:r>
      <w:r w:rsidRPr="00C63136">
        <w:lastRenderedPageBreak/>
        <w:t>which originally contains only relative geometric relationships, is mapped to real physical space and provides a scale basis for subsequent phenotypic measurement.</w:t>
      </w:r>
    </w:p>
    <w:p w14:paraId="6C16FB56" w14:textId="77777777" w:rsidR="00C63136" w:rsidRPr="00C63136" w:rsidRDefault="00C63136" w:rsidP="00FF7E02">
      <w:pPr>
        <w:pStyle w:val="Els-body-text"/>
        <w:spacing w:line="480" w:lineRule="auto"/>
      </w:pPr>
      <w:r w:rsidRPr="00C63136">
        <w:t>On the scale-recovered model, this paper extracts four basic plant phenotypic traits, namely plant height, canopy width, leaf length, and leaf width. Plant height is defined as the maximum vertical distance of the plant body, which is the distance between the highest point of the plant and the reference plane at the base. Canopy width is defined as the maximum horizontal extension of the plant canopy, which describes the overall lateral growth range of the plant. Leaf length and leaf width are measured within the target leaf region. Leaf length denotes the maximum distance from the leaf base to the leaf tip, while leaf width denotes the maximum leaf width perpendicular to the leaf length direction. For each sample, the virtual measurement procedure follows manual agronomic measurement practices as closely as possible, so that the automatic measurements remain comparable with manual measurements.</w:t>
      </w:r>
    </w:p>
    <w:p w14:paraId="48B515F7" w14:textId="11C30BE6" w:rsidR="00C63136" w:rsidRPr="00C63136" w:rsidRDefault="00C63136" w:rsidP="00FF7E02">
      <w:pPr>
        <w:pStyle w:val="Els-body-text"/>
        <w:spacing w:line="480" w:lineRule="auto"/>
      </w:pPr>
      <w:r w:rsidRPr="00C63136">
        <w:t xml:space="preserve">To verify the reliability of the phenotypic measurements produced by F2DMAS, this paper compares the virtual phenotypic traits extracted from the scale-recovered models with manual measurements. The manual measurements serve as the reference standard, and the automatic measurements serve as the model outputs. The coefficient of determination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C63136">
        <w:t>, root mean square error (RMSE), mean absolute error (MAE), and mean absolute percentage error (MAPE) are calculated to comprehensively evaluate the measurement accuracy and stability of F2DMAS across different phenotypic traits. This validation process evaluates whether the complete workflow, from smartphone video acquisition, three-dimensional reconstruction, and scale recovery to phenotypic output, can meet the requirements of basic three-dimensional plant phenotyping.</w:t>
      </w:r>
    </w:p>
    <w:p w14:paraId="5DA4616E" w14:textId="7752A711" w:rsidR="00C63136" w:rsidRPr="00C63136" w:rsidRDefault="00C63136" w:rsidP="00FF7E02">
      <w:pPr>
        <w:pStyle w:val="Els-body-text"/>
        <w:spacing w:line="480" w:lineRule="auto"/>
      </w:pPr>
      <w:r w:rsidRPr="00C63136">
        <w:t>It should be noted that this paper focuses on basic geometric phenotypic measurement for application-oriented scenarios, and therefore selects plant height, canopy width, leaf length, and leaf width as the main validation traits. These traits have clear manual measurement references and can reflect the geometric reliability of the reconstructed model at both the overall canopy scale and the local leaf scale. More complex phenotypic traits, such as leaf area, leaf inclination angle, canopy volume, and plant architecture compactness, can be further extended based on the scale-recovered mesh.</w:t>
      </w:r>
    </w:p>
    <w:p w14:paraId="761EE1E6" w14:textId="70A305DD" w:rsidR="00B34616" w:rsidRDefault="000F6B62" w:rsidP="000F6B62">
      <w:pPr>
        <w:pStyle w:val="Els-body-text"/>
        <w:widowControl w:val="0"/>
        <w:spacing w:line="480" w:lineRule="auto"/>
        <w:ind w:firstLineChars="100" w:firstLine="200"/>
        <w:jc w:val="center"/>
        <w:rPr>
          <w:lang w:eastAsia="zh-CN"/>
        </w:rPr>
      </w:pPr>
      <w:r>
        <w:rPr>
          <w:noProof/>
          <w:lang w:eastAsia="zh-CN"/>
        </w:rPr>
        <w:lastRenderedPageBreak/>
        <w:drawing>
          <wp:inline distT="0" distB="0" distL="0" distR="0" wp14:anchorId="3924E4A0" wp14:editId="0D59F76D">
            <wp:extent cx="5616575" cy="3782695"/>
            <wp:effectExtent l="0" t="0" r="0" b="0"/>
            <wp:docPr id="12030198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9829" name="图片 1203019829"/>
                    <pic:cNvPicPr/>
                  </pic:nvPicPr>
                  <pic:blipFill>
                    <a:blip r:embed="rId13"/>
                    <a:stretch>
                      <a:fillRect/>
                    </a:stretch>
                  </pic:blipFill>
                  <pic:spPr>
                    <a:xfrm>
                      <a:off x="0" y="0"/>
                      <a:ext cx="5616575" cy="3782695"/>
                    </a:xfrm>
                    <a:prstGeom prst="rect">
                      <a:avLst/>
                    </a:prstGeom>
                  </pic:spPr>
                </pic:pic>
              </a:graphicData>
            </a:graphic>
          </wp:inline>
        </w:drawing>
      </w:r>
    </w:p>
    <w:p w14:paraId="3542067C" w14:textId="21DD47C9" w:rsidR="0058796D" w:rsidRDefault="00A54F55" w:rsidP="0058796D">
      <w:pPr>
        <w:pStyle w:val="Els-caption"/>
        <w:spacing w:line="480" w:lineRule="auto"/>
        <w:rPr>
          <w:lang w:eastAsia="zh-CN"/>
        </w:rPr>
      </w:pPr>
      <w:r w:rsidRPr="009B22E1">
        <w:rPr>
          <w:rFonts w:hint="eastAsia"/>
        </w:rPr>
        <w:t>Fig.</w:t>
      </w:r>
      <w:r w:rsidR="000F6B62">
        <w:rPr>
          <w:lang w:eastAsia="zh-CN"/>
        </w:rPr>
        <w:t>5</w:t>
      </w:r>
      <w:r w:rsidRPr="009B22E1">
        <w:rPr>
          <w:rFonts w:hint="eastAsia"/>
        </w:rPr>
        <w:t xml:space="preserve">. </w:t>
      </w:r>
      <w:r w:rsidR="00613538" w:rsidRPr="00613538">
        <w:t>Scale Recovery and Phenotypic Trait Measurement Pipeline for Reconstructed Plant Meshes</w:t>
      </w:r>
      <w:r w:rsidR="00613538">
        <w:rPr>
          <w:lang w:eastAsia="zh-CN"/>
        </w:rPr>
        <w:t>.</w:t>
      </w:r>
      <w:r w:rsidR="00613538" w:rsidRPr="00613538">
        <w:t xml:space="preserve"> </w:t>
      </w:r>
      <w:r w:rsidR="00613538">
        <w:rPr>
          <w:lang w:eastAsia="zh-CN"/>
        </w:rPr>
        <w:t>(a) Plant 3D mesh model before scale recovery;(b) calculation of the global scale factor according to the scale marker with a known size in the scene, followed by conversion of the model to the centimeter scale;(c) extraction of the plant instance region from the scale-recovered model;(d) examples of plant height and canopy width measurement, where plant height denotes the vertical distance from the plant base to the highest point, and canopy width denotes the maximum horizontal extent of the canopy;(e) examples of leaf length and leaf width measurement, where leaf length denotes the distance from the leaf base to the leaf tip, and leaf width denotes the maximum width perpendicular to the leaf length direction. The automatic measurements are compared with manual measurements to evaluate the phenotypic measurement accuracy of the F2DMAS workflow.</w:t>
      </w:r>
    </w:p>
    <w:p w14:paraId="6A448C6F" w14:textId="08830019" w:rsidR="0058796D" w:rsidRPr="007C22BB" w:rsidRDefault="00E27C55" w:rsidP="0058796D">
      <w:pPr>
        <w:pStyle w:val="Els-2ndorder-head"/>
        <w:spacing w:line="480" w:lineRule="auto"/>
      </w:pPr>
      <w:r w:rsidRPr="00E27C55">
        <w:t>Evaluation Metrics</w:t>
      </w:r>
    </w:p>
    <w:p w14:paraId="141AB7A8" w14:textId="146F8675" w:rsidR="007C22BB" w:rsidRPr="00FF7E02" w:rsidRDefault="007C22BB" w:rsidP="00FF7E02">
      <w:pPr>
        <w:pStyle w:val="Els-body-text"/>
        <w:spacing w:line="480" w:lineRule="auto"/>
      </w:pPr>
      <w:r w:rsidRPr="007C22BB">
        <w:t xml:space="preserve">To systematically evaluate the performance of F2DMAS in plant instance segmentation, 3D reconstruction, mesh extraction efficiency, and phenotypic measurement, this study defines metrics from four aspects, namely segmentation accuracy, reconstruction quality, processing efficiency, and phenotypic measurement consistency. </w:t>
      </w:r>
      <w:r w:rsidRPr="007C22BB">
        <w:lastRenderedPageBreak/>
        <w:t>Plant instance segmentation is evaluated using F1-score, mean Intersection over Union (</w:t>
      </w:r>
      <w:proofErr w:type="spellStart"/>
      <w:r w:rsidRPr="007C22BB">
        <w:t>mIoU</w:t>
      </w:r>
      <w:proofErr w:type="spellEnd"/>
      <w:r w:rsidRPr="007C22BB">
        <w:t xml:space="preserve">), and HD95, which reflect the completeness of the segmented region, the degree of spatial overlap, and the boundary error. The 3D reconstruction results are evaluated using Peak Signal-to-Noise Ratio (PSNR), Structural Similarity Index Measure (SSIM), and Learned Perceptual Image Patch Similarity (LPIPS), which measure the visual consistency between the reconstructed-view images and the reference-view images. Processing efficiency is characterized by model training time and mesh extraction time. Phenotypic measurement results are evaluated using the coefficient of determination </w:t>
      </w:r>
      <m:oMath>
        <m:sSup>
          <m:sSupPr>
            <m:ctrlPr>
              <w:rPr>
                <w:rFonts w:ascii="Cambria Math" w:hAnsi="Cambria Math"/>
              </w:rPr>
            </m:ctrlPr>
          </m:sSupPr>
          <m:e>
            <m:r>
              <m:rPr>
                <m:sty m:val="bi"/>
              </m:rPr>
              <w:rPr>
                <w:rFonts w:ascii="Cambria Math" w:hAnsi="Cambria Math"/>
              </w:rPr>
              <m:t>R</m:t>
            </m:r>
          </m:e>
          <m:sup>
            <m:r>
              <m:rPr>
                <m:sty m:val="b"/>
              </m:rPr>
              <w:rPr>
                <w:rFonts w:ascii="Cambria Math" w:hAnsi="Cambria Math"/>
              </w:rPr>
              <m:t>2</m:t>
            </m:r>
          </m:sup>
        </m:sSup>
      </m:oMath>
      <w:r w:rsidRPr="007C22BB">
        <w:t>, Root Mean Square Error (RMSE), Mean Absolute Error (MAE), and Mean Absolute Percentage Error (MAPE), which quantify the consistency between virtual measurements and manual measurements.</w:t>
      </w:r>
    </w:p>
    <w:p w14:paraId="60045643" w14:textId="77777777" w:rsidR="007C22BB" w:rsidRPr="00FF7E02" w:rsidRDefault="007C22BB" w:rsidP="00FF7E02">
      <w:pPr>
        <w:pStyle w:val="Els-body-text"/>
        <w:spacing w:line="480" w:lineRule="auto"/>
      </w:pPr>
      <w:r w:rsidRPr="007C22BB">
        <w:t xml:space="preserve">In the evaluation of plant instance segmentation, Precision denotes the proportion of pixels predicted as plant foreground that </w:t>
      </w:r>
      <w:proofErr w:type="gramStart"/>
      <w:r w:rsidRPr="007C22BB">
        <w:t>actually belong</w:t>
      </w:r>
      <w:proofErr w:type="gramEnd"/>
      <w:r w:rsidRPr="007C22BB">
        <w:t xml:space="preserve"> to the plant region, while Recall denotes the proportion of true plant foreground pixels that are correctly identified. They are defined as follows:</w:t>
      </w:r>
    </w:p>
    <w:p w14:paraId="0B2BF3F7" w14:textId="77777777" w:rsidR="0058796D" w:rsidRDefault="0058796D" w:rsidP="00FF7E02">
      <w:pPr>
        <w:pStyle w:val="Els-body-text"/>
        <w:spacing w:line="480" w:lineRule="auto"/>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rPr>
            <w:br/>
          </m:r>
        </m:oMath>
        <m:oMath>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rPr>
            <w:br/>
          </m:r>
        </m:oMath>
      </m:oMathPara>
    </w:p>
    <w:p w14:paraId="74FE8726" w14:textId="0D180255" w:rsidR="007C22BB" w:rsidRPr="007C22BB" w:rsidRDefault="007C22BB" w:rsidP="00FF7E02">
      <w:pPr>
        <w:pStyle w:val="Els-body-text"/>
        <w:spacing w:line="480" w:lineRule="auto"/>
      </w:pPr>
      <w:r w:rsidRPr="007C22BB">
        <w:t xml:space="preserve">Here, </w:t>
      </w:r>
      <m:oMath>
        <m:r>
          <w:rPr>
            <w:rFonts w:ascii="Cambria Math" w:hAnsi="Cambria Math"/>
          </w:rPr>
          <m:t>TP</m:t>
        </m:r>
      </m:oMath>
      <w:r w:rsidRPr="007C22BB">
        <w:t xml:space="preserve"> denotes the number of pixels correctly predicted as plant foreground, </w:t>
      </w:r>
      <m:oMath>
        <m:r>
          <w:rPr>
            <w:rFonts w:ascii="Cambria Math" w:hAnsi="Cambria Math"/>
          </w:rPr>
          <m:t>FP</m:t>
        </m:r>
      </m:oMath>
      <w:r w:rsidRPr="007C22BB">
        <w:t xml:space="preserve"> denotes the number of background pixels incorrectly predicted as plant foreground, and </w:t>
      </w:r>
      <m:oMath>
        <m:r>
          <w:rPr>
            <w:rFonts w:ascii="Cambria Math" w:hAnsi="Cambria Math"/>
          </w:rPr>
          <m:t>FN</m:t>
        </m:r>
      </m:oMath>
      <w:r w:rsidRPr="007C22BB">
        <w:t xml:space="preserve"> denotes the number of plant foreground pixels that are not correctly identified. F1-score combines Precision and Recall </w:t>
      </w:r>
      <w:proofErr w:type="gramStart"/>
      <w:r w:rsidRPr="007C22BB">
        <w:t>to measure</w:t>
      </w:r>
      <w:proofErr w:type="gramEnd"/>
      <w:r w:rsidRPr="007C22BB">
        <w:t xml:space="preserve"> the balance between precision and recall in the segmentation result, and is computed as follows:</w:t>
      </w:r>
    </w:p>
    <w:p w14:paraId="6211AA9B" w14:textId="68252B64" w:rsidR="0058796D" w:rsidRDefault="0058796D" w:rsidP="0058796D">
      <m:oMathPara>
        <m:oMath>
          <m:r>
            <w:rPr>
              <w:rFonts w:ascii="Cambria Math" w:hAnsi="Cambria Math"/>
            </w:rPr>
            <m:t>F1=</m:t>
          </m:r>
          <m:f>
            <m:fPr>
              <m:ctrlPr>
                <w:rPr>
                  <w:rFonts w:ascii="Cambria Math" w:hAnsi="Cambria Math"/>
                </w:rPr>
              </m:ctrlPr>
            </m:fPr>
            <m:num>
              <m:r>
                <w:rPr>
                  <w:rFonts w:ascii="Cambria Math" w:hAnsi="Cambria Math"/>
                </w:rPr>
                <m:t>2PR</m:t>
              </m:r>
            </m:num>
            <m:den>
              <m:r>
                <w:rPr>
                  <w:rFonts w:ascii="Cambria Math" w:hAnsi="Cambria Math"/>
                </w:rPr>
                <m:t>P+R</m:t>
              </m:r>
            </m:den>
          </m:f>
          <m:r>
            <m:rPr>
              <m:sty m:val="p"/>
            </m:rPr>
            <w:rPr>
              <w:rFonts w:ascii="Cambria Math" w:hAnsi="Cambria Math"/>
            </w:rPr>
            <w:br/>
          </m:r>
        </m:oMath>
      </m:oMathPara>
    </w:p>
    <w:p w14:paraId="5E3795FD" w14:textId="77777777" w:rsidR="007C22BB" w:rsidRPr="007C22BB" w:rsidRDefault="007C22BB" w:rsidP="00FF7E02">
      <w:pPr>
        <w:pStyle w:val="Els-body-text"/>
        <w:spacing w:line="480" w:lineRule="auto"/>
      </w:pPr>
      <w:proofErr w:type="spellStart"/>
      <w:r w:rsidRPr="007C22BB">
        <w:t>mIoU</w:t>
      </w:r>
      <w:proofErr w:type="spellEnd"/>
      <w:r w:rsidRPr="007C22BB">
        <w:t xml:space="preserve"> measures the spatial overlap between the predicted region and the manually annotated region, and is defined as follows:</w:t>
      </w:r>
    </w:p>
    <w:p w14:paraId="34BC8800" w14:textId="398C80D7" w:rsidR="0058796D" w:rsidRDefault="0058796D" w:rsidP="0058796D">
      <m:oMathPara>
        <m:oMath>
          <m:r>
            <w:rPr>
              <w:rFonts w:ascii="Cambria Math" w:hAnsi="Cambria Math"/>
            </w:rPr>
            <w:lastRenderedPageBreak/>
            <m:t>mIoU=</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e>
          </m:nary>
          <m:r>
            <m:rPr>
              <m:sty m:val="p"/>
            </m:rPr>
            <w:rPr>
              <w:rFonts w:ascii="Cambria Math" w:hAnsi="Cambria Math"/>
            </w:rPr>
            <w:br/>
          </m:r>
        </m:oMath>
      </m:oMathPara>
    </w:p>
    <w:p w14:paraId="6571C0A3" w14:textId="50346A5C" w:rsidR="007C22BB" w:rsidRPr="007C22BB" w:rsidRDefault="007C22BB" w:rsidP="00FF7E02">
      <w:pPr>
        <w:pStyle w:val="Els-body-text"/>
        <w:spacing w:line="480" w:lineRule="auto"/>
      </w:pPr>
      <w:r w:rsidRPr="007C22BB">
        <w:t xml:space="preserve">Here, </w:t>
      </w:r>
      <m:oMath>
        <m:r>
          <w:rPr>
            <w:rFonts w:ascii="Cambria Math" w:hAnsi="Cambria Math"/>
          </w:rPr>
          <m:t>k</m:t>
        </m:r>
      </m:oMath>
      <w:r w:rsidRPr="007C22BB">
        <w:t xml:space="preserve"> denotes the number of classes involved in the evaluation. Since this study mainly focuses on separating the plant instance from the background, mIoU is primarily used to evaluate the segmentation accuracy of the plant foreground region. In addition to region-overlap metrics, HD95 is used to measure the distance error between the predicted boundary and the reference boundary. HD95 is the 95th percentile of the Hausdorff Distance. Compared with the maximum Hausdorff Distance, it is less sensitive to a small number of extreme outliers and is therefore more suitable for reflecting boundary deviations along leaf margins and fine plant structures.</w:t>
      </w:r>
    </w:p>
    <w:p w14:paraId="57F8161D" w14:textId="77777777" w:rsidR="007C22BB" w:rsidRPr="007C22BB" w:rsidRDefault="007C22BB" w:rsidP="00FF7E02">
      <w:pPr>
        <w:pStyle w:val="Els-body-text"/>
        <w:spacing w:line="480" w:lineRule="auto"/>
      </w:pPr>
      <w:r w:rsidRPr="007C22BB">
        <w:t>In the evaluation of 3D reconstruction quality, PSNR characterizes the pixel-level error between the reconstructed image and the reference image. The Mean Square Error (MSE) is first computed as follows:</w:t>
      </w:r>
    </w:p>
    <w:p w14:paraId="5D9C2969" w14:textId="77777777" w:rsidR="0058796D" w:rsidRDefault="0058796D" w:rsidP="0058796D">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MN</m:t>
              </m:r>
            </m:den>
          </m:f>
          <m:nary>
            <m:naryPr>
              <m:chr m:val="∑"/>
              <m:limLoc m:val="undOvr"/>
              <m:grow m:val="1"/>
              <m:ctrlPr>
                <w:rPr>
                  <w:rFonts w:ascii="Cambria Math" w:hAnsi="Cambria Math"/>
                </w:rPr>
              </m:ctrlPr>
            </m:naryPr>
            <m:sub>
              <m:r>
                <w:rPr>
                  <w:rFonts w:ascii="Cambria Math" w:hAnsi="Cambria Math"/>
                </w:rPr>
                <m:t>x=1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y=1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I(x,y)-</m:t>
                          </m:r>
                          <m:acc>
                            <m:accPr>
                              <m:ctrlPr>
                                <w:rPr>
                                  <w:rFonts w:ascii="Cambria Math" w:hAnsi="Cambria Math"/>
                                </w:rPr>
                              </m:ctrlPr>
                            </m:accPr>
                            <m:e>
                              <m:r>
                                <w:rPr>
                                  <w:rFonts w:ascii="Cambria Math" w:hAnsi="Cambria Math"/>
                                </w:rPr>
                                <m:t>I</m:t>
                              </m:r>
                            </m:e>
                          </m:acc>
                          <m:r>
                            <w:rPr>
                              <w:rFonts w:ascii="Cambria Math" w:hAnsi="Cambria Math"/>
                            </w:rPr>
                            <m:t>(x,y)</m:t>
                          </m:r>
                        </m:e>
                      </m:d>
                    </m:e>
                    <m:sup>
                      <m:r>
                        <w:rPr>
                          <w:rFonts w:ascii="Cambria Math" w:hAnsi="Cambria Math"/>
                        </w:rPr>
                        <m:t>2</m:t>
                      </m:r>
                    </m:sup>
                  </m:sSup>
                </m:e>
              </m:nary>
            </m:e>
          </m:nary>
          <m:r>
            <m:rPr>
              <m:sty m:val="p"/>
            </m:rPr>
            <w:rPr>
              <w:rFonts w:ascii="Cambria Math" w:hAnsi="Cambria Math"/>
            </w:rPr>
            <w:br/>
          </m:r>
        </m:oMath>
      </m:oMathPara>
    </w:p>
    <w:p w14:paraId="663FAB11" w14:textId="532670F9" w:rsidR="007C22BB" w:rsidRPr="007C22BB" w:rsidRDefault="007C22BB" w:rsidP="00FF7E02">
      <w:pPr>
        <w:pStyle w:val="Els-body-text"/>
        <w:spacing w:line="480" w:lineRule="auto"/>
      </w:pPr>
      <w:r w:rsidRPr="007C22BB">
        <w:t xml:space="preserve">Here, </w:t>
      </w: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7C22BB">
        <w:t xml:space="preserve"> denotes the pixel value of the reference image at pixel location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7C22BB">
        <w:t xml:space="preserve">, </w:t>
      </w:r>
      <m:oMath>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7C22BB">
        <w:t xml:space="preserve"> denotes the pixel value of the reconstructed image at the corresponding location, and </w:t>
      </w:r>
      <m:oMath>
        <m:r>
          <w:rPr>
            <w:rFonts w:ascii="Cambria Math" w:hAnsi="Cambria Math"/>
          </w:rPr>
          <m:t>M</m:t>
        </m:r>
      </m:oMath>
      <w:r w:rsidRPr="007C22BB">
        <w:t xml:space="preserve"> and </w:t>
      </w:r>
      <m:oMath>
        <m:r>
          <w:rPr>
            <w:rFonts w:ascii="Cambria Math" w:hAnsi="Cambria Math"/>
          </w:rPr>
          <m:t>N</m:t>
        </m:r>
      </m:oMath>
      <w:r w:rsidRPr="007C22BB">
        <w:t xml:space="preserve"> denote the image height and width, respectively. PSNR is defined as follows:</w:t>
      </w:r>
    </w:p>
    <w:p w14:paraId="1856B063" w14:textId="77777777" w:rsidR="0058796D" w:rsidRDefault="0058796D" w:rsidP="0058796D">
      <m:oMathPara>
        <m:oMath>
          <m:r>
            <w:rPr>
              <w:rFonts w:ascii="Cambria Math" w:hAnsi="Cambria Math"/>
            </w:rPr>
            <m:t>PSNR=10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MA</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num>
                <m:den>
                  <m:r>
                    <w:rPr>
                      <w:rFonts w:ascii="Cambria Math" w:hAnsi="Cambria Math"/>
                    </w:rPr>
                    <m:t>MSE</m:t>
                  </m:r>
                </m:den>
              </m:f>
            </m:e>
          </m:d>
          <m:r>
            <m:rPr>
              <m:sty m:val="p"/>
            </m:rPr>
            <w:rPr>
              <w:rFonts w:ascii="Cambria Math" w:hAnsi="Cambria Math"/>
            </w:rPr>
            <w:br/>
          </m:r>
        </m:oMath>
      </m:oMathPara>
    </w:p>
    <w:p w14:paraId="5E0059DF" w14:textId="2F2832A3" w:rsidR="007C22BB" w:rsidRPr="007C22BB" w:rsidRDefault="007C22BB" w:rsidP="00FF7E02">
      <w:pPr>
        <w:pStyle w:val="Els-body-text"/>
        <w:spacing w:line="480" w:lineRule="auto"/>
      </w:pPr>
      <w:r w:rsidRPr="007C22BB">
        <w:t xml:space="preserve">Here, </w:t>
      </w:r>
      <m:oMath>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I</m:t>
            </m:r>
          </m:sub>
        </m:sSub>
      </m:oMath>
      <w:r w:rsidRPr="007C22BB">
        <w:t xml:space="preserve"> denotes the maximum possible pixel value of the image. A higher PSNR indicates a smaller pixel-level error between the reconstructed image and the reference image.</w:t>
      </w:r>
    </w:p>
    <w:p w14:paraId="4E84ACBB" w14:textId="77777777" w:rsidR="007C22BB" w:rsidRPr="007C22BB" w:rsidRDefault="007C22BB" w:rsidP="00FF7E02">
      <w:pPr>
        <w:pStyle w:val="Els-body-text"/>
        <w:spacing w:line="480" w:lineRule="auto"/>
      </w:pPr>
      <w:r w:rsidRPr="007C22BB">
        <w:t>SSIM evaluates image similarity from luminance, contrast, and structure, and is defined as follows:</w:t>
      </w:r>
    </w:p>
    <w:p w14:paraId="5095CEE3" w14:textId="7E1352D7" w:rsidR="0058796D" w:rsidRDefault="0058796D" w:rsidP="0058796D">
      <m:oMathPara>
        <m:oMath>
          <m:r>
            <w:rPr>
              <w:rFonts w:ascii="Cambria Math" w:hAnsi="Cambria Math"/>
            </w:rPr>
            <m:t>SSIM(x,y)=</m:t>
          </m:r>
          <m:f>
            <m:fPr>
              <m:ctrlPr>
                <w:rPr>
                  <w:rFonts w:ascii="Cambria Math" w:hAnsi="Cambria Math"/>
                </w:rPr>
              </m:ctrlPr>
            </m:fPr>
            <m:num>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num>
            <m:den>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den>
          </m:f>
          <m:r>
            <m:rPr>
              <m:sty m:val="p"/>
            </m:rPr>
            <w:rPr>
              <w:rFonts w:ascii="Cambria Math" w:hAnsi="Cambria Math"/>
            </w:rPr>
            <w:br/>
          </m:r>
        </m:oMath>
      </m:oMathPara>
    </w:p>
    <w:p w14:paraId="62950DBD" w14:textId="238357D5" w:rsidR="007C22BB" w:rsidRPr="007C22BB" w:rsidRDefault="007C22BB" w:rsidP="00FF7E02">
      <w:pPr>
        <w:pStyle w:val="Els-body-text"/>
        <w:spacing w:line="480" w:lineRule="auto"/>
      </w:pPr>
      <w:r w:rsidRPr="007C22BB">
        <w:t>Here,</w:t>
      </w:r>
      <m:oMath>
        <m:sSub>
          <m:sSubPr>
            <m:ctrlPr>
              <w:rPr>
                <w:rFonts w:ascii="Cambria Math" w:hAnsi="Cambria Math"/>
              </w:rPr>
            </m:ctrlPr>
          </m:sSubPr>
          <m:e>
            <m:r>
              <w:rPr>
                <w:rFonts w:ascii="Cambria Math" w:hAnsi="Cambria Math"/>
              </w:rPr>
              <m:t>μ</m:t>
            </m:r>
          </m:e>
          <m:sub>
            <m:r>
              <w:rPr>
                <w:rFonts w:ascii="Cambria Math" w:hAnsi="Cambria Math"/>
              </w:rPr>
              <m:t>x</m:t>
            </m:r>
          </m:sub>
        </m:sSub>
      </m:oMath>
      <w:r w:rsidRPr="007C22BB">
        <w:t xml:space="preserve"> and </w:t>
      </w:r>
      <m:oMath>
        <m:sSub>
          <m:sSubPr>
            <m:ctrlPr>
              <w:rPr>
                <w:rFonts w:ascii="Cambria Math" w:hAnsi="Cambria Math"/>
              </w:rPr>
            </m:ctrlPr>
          </m:sSubPr>
          <m:e>
            <m:r>
              <w:rPr>
                <w:rFonts w:ascii="Cambria Math" w:hAnsi="Cambria Math"/>
              </w:rPr>
              <m:t>μ</m:t>
            </m:r>
          </m:e>
          <m:sub>
            <m:r>
              <w:rPr>
                <w:rFonts w:ascii="Cambria Math" w:hAnsi="Cambria Math"/>
              </w:rPr>
              <m:t>y</m:t>
            </m:r>
          </m:sub>
        </m:sSub>
      </m:oMath>
      <w:r w:rsidRPr="007C22BB">
        <w:t xml:space="preserve"> denote the mean luminance values of the two images, </w:t>
      </w:r>
      <m:oMath>
        <m:sSubSup>
          <m:sSubSupPr>
            <m:ctrlPr>
              <w:rPr>
                <w:rFonts w:ascii="Cambria Math" w:hAnsi="Cambria Math"/>
              </w:rPr>
            </m:ctrlPr>
          </m:sSubSupPr>
          <m:e>
            <m:r>
              <w:rPr>
                <w:rFonts w:ascii="Cambria Math" w:hAnsi="Cambria Math"/>
              </w:rPr>
              <m:t>σ</m:t>
            </m:r>
          </m:e>
          <m:sub>
            <m:r>
              <w:rPr>
                <w:rFonts w:ascii="Cambria Math" w:hAnsi="Cambria Math"/>
              </w:rPr>
              <m:t>x</m:t>
            </m:r>
          </m:sub>
          <m:sup>
            <m:r>
              <m:rPr>
                <m:sty m:val="p"/>
              </m:rPr>
              <w:rPr>
                <w:rFonts w:ascii="Cambria Math" w:hAnsi="Cambria Math"/>
              </w:rPr>
              <m:t>2</m:t>
            </m:r>
          </m:sup>
        </m:sSubSup>
      </m:oMath>
      <w:r w:rsidRPr="007C22BB">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sub>
          <m:sup>
            <m:r>
              <m:rPr>
                <m:sty m:val="p"/>
              </m:rPr>
              <w:rPr>
                <w:rFonts w:ascii="Cambria Math" w:hAnsi="Cambria Math"/>
              </w:rPr>
              <m:t>2</m:t>
            </m:r>
          </m:sup>
        </m:sSubSup>
      </m:oMath>
      <w:r w:rsidRPr="007C22BB">
        <w:t xml:space="preserve"> denote their variances, </w:t>
      </w:r>
      <m:oMath>
        <m:sSub>
          <m:sSubPr>
            <m:ctrlPr>
              <w:rPr>
                <w:rFonts w:ascii="Cambria Math" w:hAnsi="Cambria Math"/>
              </w:rPr>
            </m:ctrlPr>
          </m:sSubPr>
          <m:e>
            <m:r>
              <w:rPr>
                <w:rFonts w:ascii="Cambria Math" w:hAnsi="Cambria Math"/>
              </w:rPr>
              <m:t>σ</m:t>
            </m:r>
          </m:e>
          <m:sub>
            <m:r>
              <w:rPr>
                <w:rFonts w:ascii="Cambria Math" w:hAnsi="Cambria Math"/>
              </w:rPr>
              <m:t>xy</m:t>
            </m:r>
          </m:sub>
        </m:sSub>
      </m:oMath>
      <w:r w:rsidRPr="007C22BB">
        <w:t xml:space="preserve"> denotes their covariance, and </w:t>
      </w: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r w:rsidRPr="007C22BB">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sidRPr="007C22BB">
        <w:t xml:space="preserve"> are stability constants introduced to avoid division by zero. An SSIM value closer to 1 indicates higher structural similarity between the two images. LPIPS measures perceptual differences between images through distances in a deep feature space, which complements the limitations of </w:t>
      </w:r>
      <w:r w:rsidRPr="007C22BB">
        <w:lastRenderedPageBreak/>
        <w:t>pixel-level metrics from a perceptual perspective. A lower LPIPS value indicates that the reconstructed image is closer to the reference image in perceptual feature space.</w:t>
      </w:r>
    </w:p>
    <w:p w14:paraId="7E37E113" w14:textId="77777777" w:rsidR="007C22BB" w:rsidRPr="007C22BB" w:rsidRDefault="007C22BB" w:rsidP="00FF7E02">
      <w:pPr>
        <w:pStyle w:val="Els-body-text"/>
        <w:spacing w:line="480" w:lineRule="auto"/>
      </w:pPr>
      <w:r w:rsidRPr="007C22BB">
        <w:t>In the evaluation of processing efficiency, this study records the training time and mesh extraction time of different reconstruction pipelines. Training time reflects the computational cost required to optimize the Gaussian representation from input multi-view images, while mesh extraction time reflects the post-processing cost required to generate an explicit triangular mesh from the reconstructed representation. Together, these two metrics are used to assess the practical efficiency of F2DMAS in batch plant phenotyping scenarios.</w:t>
      </w:r>
    </w:p>
    <w:p w14:paraId="40C28F96" w14:textId="17A1F0F7" w:rsidR="007C22BB" w:rsidRPr="007C22BB" w:rsidRDefault="007C22BB" w:rsidP="00FF7E02">
      <w:pPr>
        <w:pStyle w:val="Els-body-text"/>
        <w:spacing w:line="480" w:lineRule="auto"/>
      </w:pPr>
      <w:r w:rsidRPr="007C22BB">
        <w:t xml:space="preserve">In the evaluation of phenotypic measurement, manual measurements are used as reference values, and the virtual measurements extracted by F2DMAS from scale-calibrated 3D meshes are used as predicted values. The coefficient of determination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7C22BB">
        <w:t xml:space="preserve"> evaluates the ability of virtual measurements to explain the variation trend of manual measurements, and is defined as follows:</w:t>
      </w:r>
    </w:p>
    <w:p w14:paraId="0FEEA765" w14:textId="77777777" w:rsidR="0058796D" w:rsidRDefault="00000000" w:rsidP="0058796D">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w:br/>
          </m:r>
        </m:oMath>
      </m:oMathPara>
    </w:p>
    <w:p w14:paraId="08AEE097" w14:textId="6F8A58A7" w:rsidR="007C22BB" w:rsidRPr="007C22BB" w:rsidRDefault="007C22BB" w:rsidP="00FF7E02">
      <w:pPr>
        <w:pStyle w:val="Els-body-text"/>
        <w:spacing w:line="480" w:lineRule="auto"/>
      </w:pPr>
      <w:r w:rsidRPr="007C22BB">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7C22BB">
        <w:t xml:space="preserve"> denotes the manual measurement of the </w:t>
      </w:r>
      <m:oMath>
        <m:r>
          <w:rPr>
            <w:rFonts w:ascii="Cambria Math" w:hAnsi="Cambria Math"/>
          </w:rPr>
          <m:t>i</m:t>
        </m:r>
      </m:oMath>
      <w:r w:rsidRPr="007C22BB">
        <w:t xml:space="preserve">-th sample,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7C22BB">
        <w:t xml:space="preserve"> denotes the corresponding virtual measurement,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7C22BB">
        <w:t xml:space="preserve"> denotes the mean of the manual measurements, and </w:t>
      </w:r>
      <m:oMath>
        <m:r>
          <w:rPr>
            <w:rFonts w:ascii="Cambria Math" w:hAnsi="Cambria Math"/>
          </w:rPr>
          <m:t>n</m:t>
        </m:r>
      </m:oMath>
      <w:r w:rsidRPr="007C22BB">
        <w:t xml:space="preserve"> denotes the number of samples. An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7C22BB">
        <w:t xml:space="preserve"> value closer to 1 indicates higher consistency between virtual measurements and manual measurements.</w:t>
      </w:r>
    </w:p>
    <w:p w14:paraId="37EAC125" w14:textId="77777777" w:rsidR="007C22BB" w:rsidRPr="007C22BB" w:rsidRDefault="007C22BB" w:rsidP="00FF7E02">
      <w:pPr>
        <w:pStyle w:val="Els-body-text"/>
        <w:spacing w:line="480" w:lineRule="auto"/>
      </w:pPr>
      <w:r w:rsidRPr="007C22BB">
        <w:t>To further characterize the actual magnitude of measurement errors, this study also computes RMSE, MAE, and MAPE:</w:t>
      </w:r>
    </w:p>
    <w:p w14:paraId="3993E53E" w14:textId="77777777" w:rsidR="007C22BB" w:rsidRPr="007C22BB" w:rsidRDefault="007C22BB" w:rsidP="0058796D">
      <w:pPr>
        <w:pStyle w:val="af5"/>
        <w:rPr>
          <w:color w:val="000000"/>
        </w:rPr>
      </w:pPr>
    </w:p>
    <w:p w14:paraId="06536776" w14:textId="77777777" w:rsidR="0058796D" w:rsidRDefault="0058796D" w:rsidP="0058796D">
      <w:pPr>
        <w:rPr>
          <w:lang w:eastAsia="zh-CN"/>
        </w:rPr>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w:br/>
          </m:r>
        </m:oMath>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
          <m:r>
            <w:rPr>
              <w:rFonts w:ascii="Cambria Math" w:hAnsi="Cambria Math"/>
            </w:rPr>
            <m:t>MAPE=</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e>
          </m:nary>
          <m:r>
            <m:rPr>
              <m:sty m:val="p"/>
            </m:rPr>
            <w:rPr>
              <w:rFonts w:ascii="Cambria Math" w:hAnsi="Cambria Math"/>
            </w:rPr>
            <w:br/>
          </m:r>
        </m:oMath>
      </m:oMathPara>
    </w:p>
    <w:p w14:paraId="71B58384" w14:textId="68BB9B0D" w:rsidR="007C22BB" w:rsidRDefault="007C22BB" w:rsidP="00FF7E02">
      <w:pPr>
        <w:pStyle w:val="Els-body-text"/>
        <w:spacing w:line="480" w:lineRule="auto"/>
        <w:rPr>
          <w:ins w:id="44" w:author="a88101" w:date="2026-06-09T12:11:00Z" w16du:dateUtc="2026-06-09T04:11:00Z"/>
          <w:lang w:eastAsia="zh-CN"/>
        </w:rPr>
      </w:pPr>
      <w:r w:rsidRPr="007C22BB">
        <w:lastRenderedPageBreak/>
        <w:t>Here, RMSE is more sensitive to large errors, MAE represents the mean absolute deviation, and MAPE expresses the measurement error in percentage form, which facilitates comparison of measurement stability across phenotypic traits with different scales. These metrics are jointly used to evaluate the accuracy of F2DMAS in basic phenotypic measurement tasks, including plant height, canopy width, leaf length, and leaf width.</w:t>
      </w:r>
    </w:p>
    <w:p w14:paraId="7FA354F5" w14:textId="6475D210" w:rsidR="00517304" w:rsidRDefault="00517304" w:rsidP="00517304">
      <w:pPr>
        <w:pStyle w:val="Els-2ndorder-head"/>
        <w:spacing w:line="480" w:lineRule="auto"/>
        <w:rPr>
          <w:ins w:id="45" w:author="a88101" w:date="2026-06-09T12:12:00Z" w16du:dateUtc="2026-06-09T04:12:00Z"/>
          <w:lang w:eastAsia="zh-CN"/>
        </w:rPr>
      </w:pPr>
      <w:ins w:id="46" w:author="a88101" w:date="2026-06-09T12:11:00Z" w16du:dateUtc="2026-06-09T04:11:00Z">
        <w:r w:rsidRPr="00517304">
          <w:t>Computational Environment and Implementation Details</w:t>
        </w:r>
      </w:ins>
    </w:p>
    <w:p w14:paraId="394C679D" w14:textId="3E4FDD3C" w:rsidR="003B467F" w:rsidRPr="003B467F" w:rsidRDefault="003B467F" w:rsidP="003B467F">
      <w:pPr>
        <w:pStyle w:val="Els-body-text"/>
        <w:rPr>
          <w:rFonts w:hint="eastAsia"/>
          <w:lang w:eastAsia="zh-CN"/>
          <w:rPrChange w:id="47" w:author="a88101" w:date="2026-06-09T12:12:00Z" w16du:dateUtc="2026-06-09T04:12:00Z">
            <w:rPr>
              <w:rFonts w:hint="eastAsia"/>
            </w:rPr>
          </w:rPrChange>
        </w:rPr>
        <w:pPrChange w:id="48" w:author="a88101" w:date="2026-06-09T12:12:00Z" w16du:dateUtc="2026-06-09T04:12:00Z">
          <w:pPr>
            <w:pStyle w:val="Els-body-text"/>
            <w:spacing w:line="480" w:lineRule="auto"/>
          </w:pPr>
        </w:pPrChange>
      </w:pPr>
      <w:ins w:id="49" w:author="a88101" w:date="2026-06-09T12:21:00Z" w16du:dateUtc="2026-06-09T04:21:00Z">
        <w:r w:rsidRPr="003B467F">
          <w:rPr>
            <w:lang w:eastAsia="zh-CN"/>
          </w:rPr>
          <w:t xml:space="preserve">All experiments were conducted on a workstation running Windows 10 with 128 GB RAM and two NVIDIA RTX A6000 GPUs. The main workflow was implemented in Python 3.11. The 2DGS reconstruction and other GPU-accelerated modules were executed using </w:t>
        </w:r>
        <w:proofErr w:type="spellStart"/>
        <w:r w:rsidRPr="003B467F">
          <w:rPr>
            <w:lang w:eastAsia="zh-CN"/>
          </w:rPr>
          <w:t>PyTorch</w:t>
        </w:r>
        <w:proofErr w:type="spellEnd"/>
        <w:r w:rsidRPr="003B467F">
          <w:rPr>
            <w:lang w:eastAsia="zh-CN"/>
          </w:rPr>
          <w:t xml:space="preserve"> 2.0.0 in a CUDA-enabled environment. This computational environment was used for FSAM3 foreground extraction, 2DGS reconstruction, TSDF-based mesh extraction, scale recovery, and phenotypic trait measurement.</w:t>
        </w:r>
      </w:ins>
    </w:p>
    <w:p w14:paraId="725AE98C" w14:textId="30E3BC9B" w:rsidR="00E27C55" w:rsidRDefault="00926C1F" w:rsidP="00670817">
      <w:pPr>
        <w:pStyle w:val="Els-1storder-head"/>
        <w:spacing w:line="480" w:lineRule="auto"/>
        <w:rPr>
          <w:lang w:eastAsia="zh-CN"/>
        </w:rPr>
      </w:pPr>
      <w:r>
        <w:rPr>
          <w:rFonts w:hint="eastAsia"/>
          <w:lang w:eastAsia="zh-CN"/>
        </w:rPr>
        <w:t>Result</w:t>
      </w:r>
    </w:p>
    <w:p w14:paraId="0706095B" w14:textId="7CE204A5" w:rsidR="00F8497A" w:rsidRDefault="0018680D" w:rsidP="00F8497A">
      <w:pPr>
        <w:pStyle w:val="Els-2ndorder-head"/>
        <w:spacing w:line="480" w:lineRule="auto"/>
        <w:rPr>
          <w:lang w:eastAsia="zh-CN"/>
        </w:rPr>
      </w:pPr>
      <w:r w:rsidRPr="0018680D">
        <w:rPr>
          <w:lang w:eastAsia="zh-CN"/>
        </w:rPr>
        <w:t>Data Coverage and Workflow Execution</w:t>
      </w:r>
    </w:p>
    <w:p w14:paraId="1BDFC777" w14:textId="77777777" w:rsidR="0018680D" w:rsidRPr="0018680D" w:rsidRDefault="0018680D" w:rsidP="00FF7E02">
      <w:pPr>
        <w:pStyle w:val="Els-body-text"/>
        <w:spacing w:line="480" w:lineRule="auto"/>
      </w:pPr>
      <w:r w:rsidRPr="0018680D">
        <w:t>To evaluate the applicability of F2DMAS across different plant types and acquisition conditions, this study constructs a multi-view plant image dataset using two smartphone-video acquisition protocols, namely fixed-device-assisted acquisition and handheld acquisition in complex backgrounds. The dataset contains 15 plant species and covers diverse conditions in leaf size, canopy compactness, leaf overlap, and background interference. Fixed-device-assisted acquisition provides relatively stable multi-view inputs and is mainly used to evaluate the reconstruction and measurement capability of the workflow under low-cost and relatively controlled conditions. Handheld acquisition in complex backgrounds is closer to unconstrained acquisition scenarios and is used to assess the robustness of F2DMAS under background clutter, view perturbation, and uneven illumination.</w:t>
      </w:r>
    </w:p>
    <w:p w14:paraId="72F3ECF4" w14:textId="77777777" w:rsidR="0018680D" w:rsidRPr="0018680D" w:rsidRDefault="0018680D" w:rsidP="00FF7E02">
      <w:pPr>
        <w:pStyle w:val="Els-body-text"/>
        <w:spacing w:line="480" w:lineRule="auto"/>
      </w:pPr>
      <w:r w:rsidRPr="0018680D">
        <w:t xml:space="preserve">For each sample, the original smartphone video is first extracted into a multi-view image sequence. The sequence then undergoes frequency-domain quality filtering, plant instance segmentation, </w:t>
      </w:r>
      <w:proofErr w:type="spellStart"/>
      <w:r w:rsidRPr="0018680D">
        <w:t>SfM</w:t>
      </w:r>
      <w:proofErr w:type="spellEnd"/>
      <w:r w:rsidRPr="0018680D">
        <w:t xml:space="preserve"> pose estimation, 2DGS-based 3D reconstruction, spatial artifact removal, TSDF mesh extraction, and scale recovery. The workflow finally generates a plant 3D mesh model suitable for phenotypic measurement. In this way, F2DMAS </w:t>
      </w:r>
      <w:r w:rsidRPr="0018680D">
        <w:lastRenderedPageBreak/>
        <w:t>converts RGB videos captured by consumer-grade smartphones into scale-aware 3D models and outputs the corresponding phenotypic trait table, enabling continuous processing from data acquisition to phenotypic output.</w:t>
      </w:r>
    </w:p>
    <w:p w14:paraId="076662E9" w14:textId="73E6C816" w:rsidR="00F8497A" w:rsidRDefault="001A15EB" w:rsidP="00FF7E02">
      <w:pPr>
        <w:pStyle w:val="Els-body-text"/>
        <w:spacing w:line="480" w:lineRule="auto"/>
      </w:pPr>
      <w:r>
        <w:t>Table.</w:t>
      </w:r>
      <w:r w:rsidR="0018680D" w:rsidRPr="0018680D">
        <w:t xml:space="preserve">2 summarizes the data coverage and workflow execution under different acquisition scenarios. Overall, F2DMAS completes plant instance segmentation, camera pose estimation, and 3D mesh generation under both fixed-device-assisted acquisition and handheld acquisition in complex backgrounds. In the fixed-device-assisted setting, view changes are relatively </w:t>
      </w:r>
      <w:proofErr w:type="gramStart"/>
      <w:r w:rsidR="0018680D" w:rsidRPr="0018680D">
        <w:t>smooth</w:t>
      </w:r>
      <w:proofErr w:type="gramEnd"/>
      <w:r w:rsidR="0018680D" w:rsidRPr="0018680D">
        <w:t xml:space="preserve"> and the background is less complex, which usually leads to a higher proportion of valid images and more stable camera registration. In the handheld setting with complex backgrounds, hand motion, background clutter, and illumination changes increase the processing difficulty, but this setting better reflects the applicability of the method under non-ideal acquisition conditions.</w:t>
      </w:r>
    </w:p>
    <w:p w14:paraId="7B77A1D2" w14:textId="77777777" w:rsidR="00E543EE" w:rsidRDefault="00E543EE" w:rsidP="00FF7E02">
      <w:pPr>
        <w:pStyle w:val="Els-body-text"/>
        <w:spacing w:line="480" w:lineRule="auto"/>
      </w:pPr>
    </w:p>
    <w:p w14:paraId="587F52EC" w14:textId="35D7A966" w:rsidR="00F8497A" w:rsidRDefault="00250B2F" w:rsidP="00E543EE">
      <w:pPr>
        <w:pStyle w:val="Els-caption"/>
        <w:spacing w:line="480" w:lineRule="auto"/>
        <w:rPr>
          <w:lang w:eastAsia="zh-CN"/>
        </w:rPr>
      </w:pPr>
      <w:r>
        <w:rPr>
          <w:rFonts w:hint="eastAsia"/>
          <w:lang w:eastAsia="zh-CN"/>
        </w:rPr>
        <w:t>Table</w:t>
      </w:r>
      <w:r>
        <w:rPr>
          <w:lang w:eastAsia="zh-CN"/>
        </w:rPr>
        <w:t>.</w:t>
      </w:r>
      <w:r>
        <w:rPr>
          <w:rFonts w:hint="eastAsia"/>
          <w:lang w:eastAsia="zh-CN"/>
        </w:rPr>
        <w:t>2</w:t>
      </w:r>
      <w:r>
        <w:rPr>
          <w:lang w:eastAsia="zh-CN"/>
        </w:rPr>
        <w:t>.</w:t>
      </w:r>
      <w:r>
        <w:rPr>
          <w:rFonts w:hint="eastAsia"/>
          <w:lang w:eastAsia="zh-CN"/>
        </w:rPr>
        <w:t xml:space="preserve"> </w:t>
      </w:r>
      <w:r w:rsidR="00E543EE" w:rsidRPr="00E543EE">
        <w:rPr>
          <w:lang w:eastAsia="zh-CN"/>
        </w:rPr>
        <w:t>Data coverage and F2DMAS workflow execution across acquisition scenarios.</w:t>
      </w:r>
    </w:p>
    <w:tbl>
      <w:tblPr>
        <w:tblW w:w="9231" w:type="dxa"/>
        <w:jc w:val="center"/>
        <w:tblLook w:val="01E0" w:firstRow="1" w:lastRow="1" w:firstColumn="1" w:lastColumn="1" w:noHBand="0" w:noVBand="0"/>
      </w:tblPr>
      <w:tblGrid>
        <w:gridCol w:w="888"/>
        <w:gridCol w:w="1332"/>
        <w:gridCol w:w="1479"/>
        <w:gridCol w:w="740"/>
        <w:gridCol w:w="1183"/>
        <w:gridCol w:w="1035"/>
        <w:gridCol w:w="1480"/>
        <w:gridCol w:w="1094"/>
      </w:tblGrid>
      <w:tr w:rsidR="00E543EE" w14:paraId="0BB61795" w14:textId="34653948" w:rsidTr="00E543EE">
        <w:trPr>
          <w:trHeight w:val="204"/>
          <w:jc w:val="center"/>
        </w:trPr>
        <w:tc>
          <w:tcPr>
            <w:tcW w:w="888" w:type="dxa"/>
            <w:tcBorders>
              <w:top w:val="single" w:sz="4" w:space="0" w:color="auto"/>
              <w:bottom w:val="single" w:sz="4" w:space="0" w:color="auto"/>
            </w:tcBorders>
          </w:tcPr>
          <w:p w14:paraId="636F364F" w14:textId="3BA4ACB3" w:rsidR="006104F5" w:rsidRDefault="006104F5" w:rsidP="00E543EE">
            <w:pPr>
              <w:pStyle w:val="Els-table-text"/>
              <w:spacing w:line="480" w:lineRule="auto"/>
              <w:jc w:val="center"/>
              <w:rPr>
                <w:lang w:eastAsia="zh-CN"/>
              </w:rPr>
            </w:pPr>
            <w:r w:rsidRPr="006104F5">
              <w:t>Scene</w:t>
            </w:r>
          </w:p>
        </w:tc>
        <w:tc>
          <w:tcPr>
            <w:tcW w:w="1332" w:type="dxa"/>
            <w:tcBorders>
              <w:top w:val="single" w:sz="4" w:space="0" w:color="auto"/>
              <w:bottom w:val="single" w:sz="4" w:space="0" w:color="auto"/>
            </w:tcBorders>
          </w:tcPr>
          <w:p w14:paraId="3C835B94" w14:textId="1522E6A4" w:rsidR="006104F5" w:rsidRDefault="006104F5" w:rsidP="00E543EE">
            <w:pPr>
              <w:pStyle w:val="Els-table-text"/>
              <w:spacing w:line="480" w:lineRule="auto"/>
              <w:jc w:val="center"/>
              <w:rPr>
                <w:lang w:eastAsia="zh-CN"/>
              </w:rPr>
            </w:pPr>
            <w:r w:rsidRPr="006104F5">
              <w:rPr>
                <w:lang w:eastAsia="zh-CN"/>
              </w:rPr>
              <w:t>Species</w:t>
            </w:r>
            <w:r>
              <w:rPr>
                <w:rFonts w:hint="eastAsia"/>
                <w:lang w:eastAsia="zh-CN"/>
              </w:rPr>
              <w:t xml:space="preserve"> </w:t>
            </w:r>
            <w:r w:rsidRPr="006104F5">
              <w:rPr>
                <w:lang w:eastAsia="zh-CN"/>
              </w:rPr>
              <w:t>Number</w:t>
            </w:r>
          </w:p>
        </w:tc>
        <w:tc>
          <w:tcPr>
            <w:tcW w:w="1479" w:type="dxa"/>
            <w:tcBorders>
              <w:top w:val="single" w:sz="4" w:space="0" w:color="auto"/>
              <w:bottom w:val="single" w:sz="4" w:space="0" w:color="auto"/>
            </w:tcBorders>
          </w:tcPr>
          <w:p w14:paraId="165CFF4E" w14:textId="53ABA0BA" w:rsidR="006104F5" w:rsidRDefault="006104F5" w:rsidP="00E543EE">
            <w:pPr>
              <w:pStyle w:val="Els-table-text"/>
              <w:spacing w:line="480" w:lineRule="auto"/>
              <w:jc w:val="center"/>
              <w:rPr>
                <w:lang w:eastAsia="zh-CN"/>
              </w:rPr>
            </w:pPr>
            <w:r w:rsidRPr="006104F5">
              <w:rPr>
                <w:lang w:eastAsia="zh-CN"/>
              </w:rPr>
              <w:t>Samples</w:t>
            </w:r>
            <w:r>
              <w:rPr>
                <w:rFonts w:hint="eastAsia"/>
                <w:lang w:eastAsia="zh-CN"/>
              </w:rPr>
              <w:t xml:space="preserve"> </w:t>
            </w:r>
            <w:r w:rsidRPr="006104F5">
              <w:rPr>
                <w:lang w:eastAsia="zh-CN"/>
              </w:rPr>
              <w:t>Number</w:t>
            </w:r>
          </w:p>
        </w:tc>
        <w:tc>
          <w:tcPr>
            <w:tcW w:w="740" w:type="dxa"/>
            <w:tcBorders>
              <w:top w:val="single" w:sz="4" w:space="0" w:color="auto"/>
              <w:bottom w:val="single" w:sz="4" w:space="0" w:color="auto"/>
            </w:tcBorders>
          </w:tcPr>
          <w:p w14:paraId="08BB1234" w14:textId="50007545" w:rsidR="006104F5" w:rsidRDefault="006104F5" w:rsidP="00E543EE">
            <w:pPr>
              <w:pStyle w:val="Els-table-text"/>
              <w:spacing w:line="480" w:lineRule="auto"/>
              <w:jc w:val="center"/>
              <w:rPr>
                <w:lang w:eastAsia="zh-CN"/>
              </w:rPr>
            </w:pPr>
            <w:r w:rsidRPr="006104F5">
              <w:rPr>
                <w:lang w:eastAsia="zh-CN"/>
              </w:rPr>
              <w:t>Frames</w:t>
            </w:r>
          </w:p>
        </w:tc>
        <w:tc>
          <w:tcPr>
            <w:tcW w:w="1183" w:type="dxa"/>
            <w:tcBorders>
              <w:top w:val="single" w:sz="4" w:space="0" w:color="auto"/>
              <w:bottom w:val="single" w:sz="4" w:space="0" w:color="auto"/>
            </w:tcBorders>
          </w:tcPr>
          <w:p w14:paraId="45E17CC5" w14:textId="4D2C0580" w:rsidR="006104F5" w:rsidRPr="006104F5" w:rsidRDefault="006104F5" w:rsidP="00E543EE">
            <w:pPr>
              <w:pStyle w:val="Els-table-text"/>
              <w:spacing w:line="480" w:lineRule="auto"/>
              <w:jc w:val="center"/>
              <w:rPr>
                <w:lang w:eastAsia="zh-CN"/>
              </w:rPr>
            </w:pPr>
            <w:r w:rsidRPr="006104F5">
              <w:rPr>
                <w:lang w:eastAsia="zh-CN"/>
              </w:rPr>
              <w:t>Valid Frames</w:t>
            </w:r>
          </w:p>
        </w:tc>
        <w:tc>
          <w:tcPr>
            <w:tcW w:w="1035" w:type="dxa"/>
            <w:tcBorders>
              <w:top w:val="single" w:sz="4" w:space="0" w:color="auto"/>
              <w:bottom w:val="single" w:sz="4" w:space="0" w:color="auto"/>
            </w:tcBorders>
          </w:tcPr>
          <w:p w14:paraId="6998BAB9" w14:textId="7FEBA31B" w:rsidR="006104F5" w:rsidRPr="006104F5" w:rsidRDefault="006104F5" w:rsidP="00E543EE">
            <w:pPr>
              <w:pStyle w:val="Els-table-text"/>
              <w:spacing w:line="480" w:lineRule="auto"/>
              <w:jc w:val="center"/>
              <w:rPr>
                <w:lang w:eastAsia="zh-CN"/>
              </w:rPr>
            </w:pPr>
            <w:proofErr w:type="spellStart"/>
            <w:r w:rsidRPr="006104F5">
              <w:rPr>
                <w:lang w:eastAsia="zh-CN"/>
              </w:rPr>
              <w:t>SfM</w:t>
            </w:r>
            <w:proofErr w:type="spellEnd"/>
            <w:r w:rsidRPr="006104F5">
              <w:rPr>
                <w:lang w:eastAsia="zh-CN"/>
              </w:rPr>
              <w:t xml:space="preserve"> Views</w:t>
            </w:r>
          </w:p>
        </w:tc>
        <w:tc>
          <w:tcPr>
            <w:tcW w:w="1480" w:type="dxa"/>
            <w:tcBorders>
              <w:top w:val="single" w:sz="4" w:space="0" w:color="auto"/>
              <w:bottom w:val="single" w:sz="4" w:space="0" w:color="auto"/>
            </w:tcBorders>
          </w:tcPr>
          <w:p w14:paraId="00752747" w14:textId="67107F72" w:rsidR="006104F5" w:rsidRPr="006104F5" w:rsidRDefault="006104F5" w:rsidP="00E543EE">
            <w:pPr>
              <w:pStyle w:val="Els-table-text"/>
              <w:spacing w:line="480" w:lineRule="auto"/>
              <w:jc w:val="center"/>
              <w:rPr>
                <w:lang w:eastAsia="zh-CN"/>
              </w:rPr>
            </w:pPr>
            <w:r w:rsidRPr="006104F5">
              <w:rPr>
                <w:lang w:eastAsia="zh-CN"/>
              </w:rPr>
              <w:t>Success Samples</w:t>
            </w:r>
          </w:p>
        </w:tc>
        <w:tc>
          <w:tcPr>
            <w:tcW w:w="1094" w:type="dxa"/>
            <w:tcBorders>
              <w:top w:val="single" w:sz="4" w:space="0" w:color="auto"/>
              <w:bottom w:val="single" w:sz="4" w:space="0" w:color="auto"/>
            </w:tcBorders>
          </w:tcPr>
          <w:p w14:paraId="2A535AB8" w14:textId="1DC4D0AF" w:rsidR="006104F5" w:rsidRPr="006104F5" w:rsidRDefault="006104F5" w:rsidP="00E543EE">
            <w:pPr>
              <w:pStyle w:val="Els-table-text"/>
              <w:spacing w:line="480" w:lineRule="auto"/>
              <w:jc w:val="center"/>
              <w:rPr>
                <w:lang w:eastAsia="zh-CN"/>
              </w:rPr>
            </w:pPr>
            <w:r w:rsidRPr="006104F5">
              <w:rPr>
                <w:lang w:eastAsia="zh-CN"/>
              </w:rPr>
              <w:t>Success Rate</w:t>
            </w:r>
          </w:p>
        </w:tc>
      </w:tr>
      <w:tr w:rsidR="00E543EE" w14:paraId="5A04A9E8" w14:textId="5ACC1D55" w:rsidTr="00E543EE">
        <w:trPr>
          <w:trHeight w:val="438"/>
          <w:jc w:val="center"/>
        </w:trPr>
        <w:tc>
          <w:tcPr>
            <w:tcW w:w="888" w:type="dxa"/>
            <w:tcBorders>
              <w:top w:val="single" w:sz="4" w:space="0" w:color="auto"/>
            </w:tcBorders>
          </w:tcPr>
          <w:p w14:paraId="63B35591" w14:textId="71CF83AF" w:rsidR="006104F5" w:rsidRDefault="006104F5" w:rsidP="00E543EE">
            <w:pPr>
              <w:pStyle w:val="Els-table-text"/>
              <w:spacing w:line="480" w:lineRule="auto"/>
              <w:jc w:val="center"/>
            </w:pPr>
            <w:r>
              <w:rPr>
                <w:rFonts w:hint="eastAsia"/>
                <w:lang w:eastAsia="zh-CN"/>
              </w:rPr>
              <w:t>Fixed</w:t>
            </w:r>
          </w:p>
        </w:tc>
        <w:tc>
          <w:tcPr>
            <w:tcW w:w="1332" w:type="dxa"/>
            <w:tcBorders>
              <w:top w:val="single" w:sz="4" w:space="0" w:color="auto"/>
            </w:tcBorders>
          </w:tcPr>
          <w:p w14:paraId="71E67C7B" w14:textId="15113C5A" w:rsidR="006104F5" w:rsidRDefault="006104F5" w:rsidP="00E543EE">
            <w:pPr>
              <w:pStyle w:val="Els-table-text"/>
              <w:spacing w:line="480" w:lineRule="auto"/>
              <w:jc w:val="center"/>
              <w:rPr>
                <w:lang w:eastAsia="zh-CN"/>
              </w:rPr>
            </w:pPr>
            <w:r>
              <w:rPr>
                <w:rFonts w:hint="eastAsia"/>
                <w:lang w:eastAsia="zh-CN"/>
              </w:rPr>
              <w:t>8</w:t>
            </w:r>
          </w:p>
        </w:tc>
        <w:tc>
          <w:tcPr>
            <w:tcW w:w="1479" w:type="dxa"/>
            <w:tcBorders>
              <w:top w:val="single" w:sz="4" w:space="0" w:color="auto"/>
            </w:tcBorders>
          </w:tcPr>
          <w:p w14:paraId="32426E99" w14:textId="7AD3968B" w:rsidR="006104F5" w:rsidRDefault="006104F5" w:rsidP="00E543EE">
            <w:pPr>
              <w:pStyle w:val="Els-table-text"/>
              <w:spacing w:line="480" w:lineRule="auto"/>
              <w:jc w:val="center"/>
              <w:rPr>
                <w:lang w:eastAsia="zh-CN"/>
              </w:rPr>
            </w:pPr>
            <w:r>
              <w:rPr>
                <w:rFonts w:hint="eastAsia"/>
                <w:lang w:eastAsia="zh-CN"/>
              </w:rPr>
              <w:t>10</w:t>
            </w:r>
          </w:p>
        </w:tc>
        <w:tc>
          <w:tcPr>
            <w:tcW w:w="740" w:type="dxa"/>
            <w:tcBorders>
              <w:top w:val="single" w:sz="4" w:space="0" w:color="auto"/>
            </w:tcBorders>
          </w:tcPr>
          <w:p w14:paraId="3999BD6C" w14:textId="6A4F7BB0" w:rsidR="006104F5" w:rsidRDefault="00E543EE" w:rsidP="00E543EE">
            <w:pPr>
              <w:pStyle w:val="Els-table-text"/>
              <w:spacing w:line="480" w:lineRule="auto"/>
              <w:jc w:val="center"/>
              <w:rPr>
                <w:lang w:eastAsia="zh-CN"/>
              </w:rPr>
            </w:pPr>
            <w:r>
              <w:rPr>
                <w:rFonts w:hint="eastAsia"/>
                <w:lang w:eastAsia="zh-CN"/>
              </w:rPr>
              <w:t>2502</w:t>
            </w:r>
          </w:p>
        </w:tc>
        <w:tc>
          <w:tcPr>
            <w:tcW w:w="1183" w:type="dxa"/>
            <w:tcBorders>
              <w:top w:val="single" w:sz="4" w:space="0" w:color="auto"/>
            </w:tcBorders>
          </w:tcPr>
          <w:p w14:paraId="1DA46CCB" w14:textId="1EA13E66" w:rsidR="006104F5" w:rsidRDefault="00E543EE" w:rsidP="00E543EE">
            <w:pPr>
              <w:pStyle w:val="Els-table-text"/>
              <w:spacing w:line="480" w:lineRule="auto"/>
              <w:jc w:val="center"/>
              <w:rPr>
                <w:lang w:eastAsia="zh-CN"/>
              </w:rPr>
            </w:pPr>
            <w:r>
              <w:rPr>
                <w:rFonts w:hint="eastAsia"/>
                <w:lang w:eastAsia="zh-CN"/>
              </w:rPr>
              <w:t>21</w:t>
            </w:r>
            <w:r w:rsidR="00731469">
              <w:rPr>
                <w:rFonts w:hint="eastAsia"/>
                <w:lang w:eastAsia="zh-CN"/>
              </w:rPr>
              <w:t>04</w:t>
            </w:r>
          </w:p>
        </w:tc>
        <w:tc>
          <w:tcPr>
            <w:tcW w:w="1035" w:type="dxa"/>
            <w:tcBorders>
              <w:top w:val="single" w:sz="4" w:space="0" w:color="auto"/>
            </w:tcBorders>
          </w:tcPr>
          <w:p w14:paraId="70B7398F" w14:textId="3464BCDC" w:rsidR="006104F5" w:rsidRDefault="00E543EE" w:rsidP="00E543EE">
            <w:pPr>
              <w:pStyle w:val="Els-table-text"/>
              <w:spacing w:line="480" w:lineRule="auto"/>
              <w:jc w:val="center"/>
              <w:rPr>
                <w:lang w:eastAsia="zh-CN"/>
              </w:rPr>
            </w:pPr>
            <w:r>
              <w:rPr>
                <w:rFonts w:hint="eastAsia"/>
                <w:lang w:eastAsia="zh-CN"/>
              </w:rPr>
              <w:t>2040</w:t>
            </w:r>
          </w:p>
        </w:tc>
        <w:tc>
          <w:tcPr>
            <w:tcW w:w="1480" w:type="dxa"/>
            <w:tcBorders>
              <w:top w:val="single" w:sz="4" w:space="0" w:color="auto"/>
            </w:tcBorders>
          </w:tcPr>
          <w:p w14:paraId="59B30039" w14:textId="2C2BCCB3" w:rsidR="006104F5" w:rsidRDefault="00E543EE" w:rsidP="00E543EE">
            <w:pPr>
              <w:pStyle w:val="Els-table-text"/>
              <w:spacing w:line="480" w:lineRule="auto"/>
              <w:jc w:val="center"/>
              <w:rPr>
                <w:lang w:eastAsia="zh-CN"/>
              </w:rPr>
            </w:pPr>
            <w:r>
              <w:rPr>
                <w:rFonts w:hint="eastAsia"/>
                <w:lang w:eastAsia="zh-CN"/>
              </w:rPr>
              <w:t>9</w:t>
            </w:r>
          </w:p>
        </w:tc>
        <w:tc>
          <w:tcPr>
            <w:tcW w:w="1094" w:type="dxa"/>
            <w:tcBorders>
              <w:top w:val="single" w:sz="4" w:space="0" w:color="auto"/>
            </w:tcBorders>
          </w:tcPr>
          <w:p w14:paraId="638E3392" w14:textId="6966CDB3" w:rsidR="006104F5" w:rsidRDefault="00E543EE" w:rsidP="00E543EE">
            <w:pPr>
              <w:pStyle w:val="Els-table-text"/>
              <w:spacing w:line="480" w:lineRule="auto"/>
              <w:jc w:val="center"/>
              <w:rPr>
                <w:lang w:eastAsia="zh-CN"/>
              </w:rPr>
            </w:pPr>
            <w:r>
              <w:rPr>
                <w:rFonts w:hint="eastAsia"/>
                <w:lang w:eastAsia="zh-CN"/>
              </w:rPr>
              <w:t>90%</w:t>
            </w:r>
          </w:p>
        </w:tc>
      </w:tr>
      <w:tr w:rsidR="00E543EE" w14:paraId="2EDA47CB" w14:textId="615D653E" w:rsidTr="00E543EE">
        <w:trPr>
          <w:trHeight w:val="449"/>
          <w:jc w:val="center"/>
        </w:trPr>
        <w:tc>
          <w:tcPr>
            <w:tcW w:w="888" w:type="dxa"/>
            <w:tcBorders>
              <w:bottom w:val="single" w:sz="4" w:space="0" w:color="auto"/>
            </w:tcBorders>
          </w:tcPr>
          <w:p w14:paraId="7FF702AB" w14:textId="1D887C7F" w:rsidR="006104F5" w:rsidRDefault="006104F5" w:rsidP="00E543EE">
            <w:pPr>
              <w:pStyle w:val="Els-table-text"/>
              <w:spacing w:line="480" w:lineRule="auto"/>
              <w:jc w:val="center"/>
              <w:rPr>
                <w:lang w:eastAsia="zh-CN"/>
              </w:rPr>
            </w:pPr>
            <w:r>
              <w:rPr>
                <w:rFonts w:hint="eastAsia"/>
                <w:lang w:eastAsia="zh-CN"/>
              </w:rPr>
              <w:t>Complex</w:t>
            </w:r>
          </w:p>
        </w:tc>
        <w:tc>
          <w:tcPr>
            <w:tcW w:w="1332" w:type="dxa"/>
            <w:tcBorders>
              <w:bottom w:val="single" w:sz="4" w:space="0" w:color="auto"/>
            </w:tcBorders>
          </w:tcPr>
          <w:p w14:paraId="422E4EB6" w14:textId="2DD0A237" w:rsidR="006104F5" w:rsidRDefault="006104F5" w:rsidP="00E543EE">
            <w:pPr>
              <w:pStyle w:val="Els-table-text"/>
              <w:spacing w:line="480" w:lineRule="auto"/>
              <w:jc w:val="center"/>
              <w:rPr>
                <w:lang w:eastAsia="zh-CN"/>
              </w:rPr>
            </w:pPr>
            <w:r>
              <w:rPr>
                <w:rFonts w:hint="eastAsia"/>
                <w:lang w:eastAsia="zh-CN"/>
              </w:rPr>
              <w:t>7</w:t>
            </w:r>
          </w:p>
        </w:tc>
        <w:tc>
          <w:tcPr>
            <w:tcW w:w="1479" w:type="dxa"/>
            <w:tcBorders>
              <w:bottom w:val="single" w:sz="4" w:space="0" w:color="auto"/>
            </w:tcBorders>
          </w:tcPr>
          <w:p w14:paraId="058E67E0" w14:textId="4322A27F" w:rsidR="006104F5" w:rsidRDefault="006104F5" w:rsidP="00E543EE">
            <w:pPr>
              <w:pStyle w:val="Els-table-text"/>
              <w:spacing w:line="480" w:lineRule="auto"/>
              <w:jc w:val="center"/>
              <w:rPr>
                <w:lang w:eastAsia="zh-CN"/>
              </w:rPr>
            </w:pPr>
            <w:r>
              <w:rPr>
                <w:rFonts w:hint="eastAsia"/>
                <w:lang w:eastAsia="zh-CN"/>
              </w:rPr>
              <w:t>10</w:t>
            </w:r>
          </w:p>
        </w:tc>
        <w:tc>
          <w:tcPr>
            <w:tcW w:w="740" w:type="dxa"/>
            <w:tcBorders>
              <w:bottom w:val="single" w:sz="4" w:space="0" w:color="auto"/>
            </w:tcBorders>
          </w:tcPr>
          <w:p w14:paraId="4333A1FD" w14:textId="2950DC08" w:rsidR="006104F5" w:rsidRDefault="00E543EE" w:rsidP="00E543EE">
            <w:pPr>
              <w:pStyle w:val="Els-table-text"/>
              <w:spacing w:line="480" w:lineRule="auto"/>
              <w:jc w:val="center"/>
              <w:rPr>
                <w:lang w:eastAsia="zh-CN"/>
              </w:rPr>
            </w:pPr>
            <w:r>
              <w:rPr>
                <w:rFonts w:hint="eastAsia"/>
                <w:lang w:eastAsia="zh-CN"/>
              </w:rPr>
              <w:t>2500</w:t>
            </w:r>
          </w:p>
        </w:tc>
        <w:tc>
          <w:tcPr>
            <w:tcW w:w="1183" w:type="dxa"/>
            <w:tcBorders>
              <w:bottom w:val="single" w:sz="4" w:space="0" w:color="auto"/>
            </w:tcBorders>
          </w:tcPr>
          <w:p w14:paraId="1FA41A92" w14:textId="0B455459" w:rsidR="006104F5" w:rsidRDefault="00E543EE" w:rsidP="00E543EE">
            <w:pPr>
              <w:pStyle w:val="Els-table-text"/>
              <w:spacing w:line="480" w:lineRule="auto"/>
              <w:jc w:val="center"/>
              <w:rPr>
                <w:lang w:eastAsia="zh-CN"/>
              </w:rPr>
            </w:pPr>
            <w:r>
              <w:rPr>
                <w:rFonts w:hint="eastAsia"/>
                <w:lang w:eastAsia="zh-CN"/>
              </w:rPr>
              <w:t>21</w:t>
            </w:r>
            <w:r w:rsidR="00731469">
              <w:rPr>
                <w:rFonts w:hint="eastAsia"/>
                <w:lang w:eastAsia="zh-CN"/>
              </w:rPr>
              <w:t>13</w:t>
            </w:r>
          </w:p>
        </w:tc>
        <w:tc>
          <w:tcPr>
            <w:tcW w:w="1035" w:type="dxa"/>
            <w:tcBorders>
              <w:bottom w:val="single" w:sz="4" w:space="0" w:color="auto"/>
            </w:tcBorders>
          </w:tcPr>
          <w:p w14:paraId="5FBF5691" w14:textId="261E2145" w:rsidR="006104F5" w:rsidRDefault="00E543EE" w:rsidP="00E543EE">
            <w:pPr>
              <w:pStyle w:val="Els-table-text"/>
              <w:spacing w:line="480" w:lineRule="auto"/>
              <w:jc w:val="center"/>
              <w:rPr>
                <w:lang w:eastAsia="zh-CN"/>
              </w:rPr>
            </w:pPr>
            <w:r>
              <w:rPr>
                <w:rFonts w:hint="eastAsia"/>
                <w:lang w:eastAsia="zh-CN"/>
              </w:rPr>
              <w:t>2089</w:t>
            </w:r>
          </w:p>
        </w:tc>
        <w:tc>
          <w:tcPr>
            <w:tcW w:w="1480" w:type="dxa"/>
            <w:tcBorders>
              <w:bottom w:val="single" w:sz="4" w:space="0" w:color="auto"/>
            </w:tcBorders>
          </w:tcPr>
          <w:p w14:paraId="37C67CE7" w14:textId="478FA23C" w:rsidR="006104F5" w:rsidRDefault="00E543EE" w:rsidP="00E543EE">
            <w:pPr>
              <w:pStyle w:val="Els-table-text"/>
              <w:spacing w:line="480" w:lineRule="auto"/>
              <w:jc w:val="center"/>
              <w:rPr>
                <w:lang w:eastAsia="zh-CN"/>
              </w:rPr>
            </w:pPr>
            <w:r>
              <w:rPr>
                <w:rFonts w:hint="eastAsia"/>
                <w:lang w:eastAsia="zh-CN"/>
              </w:rPr>
              <w:t>10</w:t>
            </w:r>
          </w:p>
        </w:tc>
        <w:tc>
          <w:tcPr>
            <w:tcW w:w="1094" w:type="dxa"/>
            <w:tcBorders>
              <w:bottom w:val="single" w:sz="4" w:space="0" w:color="auto"/>
            </w:tcBorders>
          </w:tcPr>
          <w:p w14:paraId="5701E95E" w14:textId="17827122" w:rsidR="006104F5" w:rsidRDefault="00E543EE" w:rsidP="00E543EE">
            <w:pPr>
              <w:pStyle w:val="Els-table-text"/>
              <w:spacing w:line="480" w:lineRule="auto"/>
              <w:jc w:val="center"/>
              <w:rPr>
                <w:lang w:eastAsia="zh-CN"/>
              </w:rPr>
            </w:pPr>
            <w:r>
              <w:rPr>
                <w:rFonts w:hint="eastAsia"/>
                <w:lang w:eastAsia="zh-CN"/>
              </w:rPr>
              <w:t>100%</w:t>
            </w:r>
          </w:p>
        </w:tc>
      </w:tr>
    </w:tbl>
    <w:p w14:paraId="3A7676C9" w14:textId="77777777" w:rsidR="00250B2F" w:rsidRDefault="00250B2F" w:rsidP="00F8497A">
      <w:pPr>
        <w:pStyle w:val="Els-body-text"/>
        <w:rPr>
          <w:lang w:eastAsia="zh-CN"/>
        </w:rPr>
      </w:pPr>
    </w:p>
    <w:p w14:paraId="5FB5135D" w14:textId="72034B11" w:rsidR="00250B2F" w:rsidRPr="00F8497A" w:rsidRDefault="00250B2F" w:rsidP="00F8497A">
      <w:pPr>
        <w:pStyle w:val="Els-body-text"/>
        <w:rPr>
          <w:lang w:eastAsia="zh-CN"/>
        </w:rPr>
      </w:pPr>
      <w:r>
        <w:rPr>
          <w:rFonts w:hint="eastAsia"/>
          <w:lang w:eastAsia="zh-CN"/>
        </w:rPr>
        <w:t xml:space="preserve"> </w:t>
      </w:r>
    </w:p>
    <w:p w14:paraId="4D1B5F4D" w14:textId="6260E0BA" w:rsidR="00E27C55" w:rsidRDefault="0018680D" w:rsidP="00670817">
      <w:pPr>
        <w:pStyle w:val="Els-2ndorder-head"/>
        <w:spacing w:line="480" w:lineRule="auto"/>
        <w:rPr>
          <w:lang w:eastAsia="zh-CN"/>
        </w:rPr>
      </w:pPr>
      <w:r w:rsidRPr="0018680D">
        <w:t>Plant Instance Segmentation Performance in Complex Backgrounds</w:t>
      </w:r>
    </w:p>
    <w:p w14:paraId="631604DD" w14:textId="40CCCAB3" w:rsidR="0018680D" w:rsidRDefault="0018680D" w:rsidP="00FF7E02">
      <w:pPr>
        <w:pStyle w:val="Els-body-text"/>
        <w:spacing w:line="480" w:lineRule="auto"/>
        <w:jc w:val="left"/>
      </w:pPr>
      <w:r>
        <w:t>Plant instance segmentation is an important preprocessing step in the F2DMAS workflow and directly affects the quality of subsequent processing from raw images to 3D reconstruction. For multi-view plant images captured in complex backgrounds, incomplete target extraction, fragmented boundaries, or incorrectly retained background regions may cause the subsequent 2DGS reconstruction process to allocate part of its representation capacity to non-target regions, such as soil, pots, and supports. This further increases floating artifacts, background adhesion, and the difficulty of mesh post-processing. Based on this consideration, this section evaluates the plant instance segmentation performance of FSAM3 both qualitatively and quantitatively, with SEEM used as a general segmentation baseline.</w:t>
      </w:r>
    </w:p>
    <w:p w14:paraId="5EC57DE1" w14:textId="401E53DD" w:rsidR="0018680D" w:rsidRDefault="0018680D" w:rsidP="00FF7E02">
      <w:pPr>
        <w:pStyle w:val="Els-body-text"/>
        <w:spacing w:line="480" w:lineRule="auto"/>
        <w:jc w:val="left"/>
      </w:pPr>
      <w:r>
        <w:lastRenderedPageBreak/>
        <w:t>The qualitative results in Fig</w:t>
      </w:r>
      <w:r w:rsidR="00A70E83">
        <w:t>.6</w:t>
      </w:r>
      <w:r>
        <w:t xml:space="preserve"> show that FSAM3 extracts the target plant instance more completely and maintains good continuity along leaf margins, canopy contours, and fine structures. For images with leaf overlap, local occlusion, and background color interference, the masks generated by FSAM3 consistently cover the plant foreground region, reducing missing target leaves and boundary discontinuities. In contrast, SEEM shows omissions of fine structures, local leaf loss, and boundary shifts in some samples. When the background texture is complex or the plant region has a color </w:t>
      </w:r>
      <w:proofErr w:type="gramStart"/>
      <w:r>
        <w:t>similar to</w:t>
      </w:r>
      <w:proofErr w:type="gramEnd"/>
      <w:r>
        <w:t xml:space="preserve"> the background, the completeness and continuity of its segmentation results decrease more clearly.</w:t>
      </w:r>
    </w:p>
    <w:p w14:paraId="597B1AA5" w14:textId="77777777" w:rsidR="0018680D" w:rsidRDefault="0018680D" w:rsidP="00FF7E02">
      <w:pPr>
        <w:pStyle w:val="Els-body-text"/>
        <w:spacing w:line="480" w:lineRule="auto"/>
        <w:jc w:val="left"/>
      </w:pPr>
      <w:r>
        <w:t xml:space="preserve">The quantitative results are consistent with these observations. FSAM3 achieves an F1-score of 98.3% and an </w:t>
      </w:r>
      <w:proofErr w:type="spellStart"/>
      <w:r>
        <w:t>mIoU</w:t>
      </w:r>
      <w:proofErr w:type="spellEnd"/>
      <w:r>
        <w:t xml:space="preserve"> of 97.9%, improving over SEEM by 3.2 and 3.8 percentage points, respectively. In terms of boundary error, the HD95 of FSAM3 decreases from 281.9 pixels for SEEM to 41.4 pixels, indicating a substantial reduction in the deviation between the predicted boundary and the reference boundary. The improvements in F1-score and </w:t>
      </w:r>
      <w:proofErr w:type="spellStart"/>
      <w:r>
        <w:t>mIoU</w:t>
      </w:r>
      <w:proofErr w:type="spellEnd"/>
      <w:r>
        <w:t xml:space="preserve"> show that FSAM3 provides better region completeness and overlap in plant foreground recognition, while the lower HD95 indicates more stable localization of boundary regions, such as leaf margins and canopy contours.</w:t>
      </w:r>
    </w:p>
    <w:p w14:paraId="3369FD6E" w14:textId="77777777" w:rsidR="006672EE" w:rsidRDefault="0018680D" w:rsidP="00FF7E02">
      <w:pPr>
        <w:pStyle w:val="Els-body-text"/>
        <w:spacing w:line="480" w:lineRule="auto"/>
        <w:jc w:val="left"/>
        <w:rPr>
          <w:lang w:eastAsia="zh-CN"/>
        </w:rPr>
      </w:pPr>
      <w:r>
        <w:t>The stability of segmentation results directly affects the quality of subsequent 3D reconstruction. A more complete plant foreground mask reduces the probability that background regions enter the 2DGS reconstruction pipeline, allowing the Gaussian representation to focus more on the plant structure and thereby reducing redundant representations and spatial artifacts caused by non-target backgrounds. In complex-background acquisition scenarios, the stable extraction of plant instance boundaries by FSAM3 helps reduce background adhesion and isolated fragments in the resulting mesh, providing a higher-quality input model for scale recovery and phenotypic measurement. Therefore, in the F2DMAS workflow, FSAM3 not only performs plant instance segmentation but also reduces the preprocessing burden of 3D reconstruction and improves the degree of automation of the overall pipeline.</w:t>
      </w:r>
    </w:p>
    <w:p w14:paraId="3772394F" w14:textId="77777777" w:rsidR="006672EE" w:rsidRDefault="006672EE" w:rsidP="006672EE">
      <w:pPr>
        <w:pStyle w:val="Els-body-text"/>
        <w:spacing w:line="480" w:lineRule="auto"/>
        <w:jc w:val="left"/>
        <w:rPr>
          <w:lang w:eastAsia="zh-CN"/>
        </w:rPr>
      </w:pPr>
      <w:r w:rsidRPr="008E0DAD">
        <w:t>The qualitative comparison in Fig. 6 shows that FSAM3 produces more complete plant masks than SEEM, especially around leaf margins, overlapping regions, and fine plant structures. The quantitative segmentation results are further reported in Table 3.</w:t>
      </w:r>
    </w:p>
    <w:p w14:paraId="71E41C25" w14:textId="4FE23076" w:rsidR="00B34616" w:rsidRDefault="000F6B62" w:rsidP="00FF7E02">
      <w:pPr>
        <w:pStyle w:val="Els-body-text"/>
        <w:spacing w:line="480" w:lineRule="auto"/>
        <w:jc w:val="left"/>
        <w:rPr>
          <w:lang w:eastAsia="zh-CN"/>
        </w:rPr>
      </w:pPr>
      <w:r>
        <w:rPr>
          <w:noProof/>
          <w:lang w:eastAsia="zh-CN"/>
        </w:rPr>
        <w:lastRenderedPageBreak/>
        <w:drawing>
          <wp:inline distT="0" distB="0" distL="0" distR="0" wp14:anchorId="520B1974" wp14:editId="5E7F0295">
            <wp:extent cx="5105956" cy="5531405"/>
            <wp:effectExtent l="0" t="0" r="0" b="0"/>
            <wp:docPr id="15457955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5511" name="图片 1545795511"/>
                    <pic:cNvPicPr/>
                  </pic:nvPicPr>
                  <pic:blipFill>
                    <a:blip r:embed="rId14"/>
                    <a:stretch>
                      <a:fillRect/>
                    </a:stretch>
                  </pic:blipFill>
                  <pic:spPr>
                    <a:xfrm>
                      <a:off x="0" y="0"/>
                      <a:ext cx="5156037" cy="5585659"/>
                    </a:xfrm>
                    <a:prstGeom prst="rect">
                      <a:avLst/>
                    </a:prstGeom>
                  </pic:spPr>
                </pic:pic>
              </a:graphicData>
            </a:graphic>
          </wp:inline>
        </w:drawing>
      </w:r>
    </w:p>
    <w:p w14:paraId="042AAE2D" w14:textId="2B8402B9" w:rsidR="00271E66" w:rsidRDefault="00EA44E1" w:rsidP="000F6B62">
      <w:pPr>
        <w:pStyle w:val="Els-caption"/>
        <w:spacing w:line="480" w:lineRule="auto"/>
        <w:rPr>
          <w:lang w:eastAsia="zh-CN"/>
        </w:rPr>
      </w:pPr>
      <w:bookmarkStart w:id="50" w:name="OLE_LINK14"/>
      <w:r w:rsidRPr="009B22E1">
        <w:rPr>
          <w:rFonts w:hint="eastAsia"/>
        </w:rPr>
        <w:t>Fig.</w:t>
      </w:r>
      <w:r w:rsidR="000F6B62">
        <w:rPr>
          <w:lang w:eastAsia="zh-CN"/>
        </w:rPr>
        <w:t>6</w:t>
      </w:r>
      <w:r w:rsidRPr="009B22E1">
        <w:rPr>
          <w:rFonts w:hint="eastAsia"/>
        </w:rPr>
        <w:t xml:space="preserve">. </w:t>
      </w:r>
      <w:bookmarkEnd w:id="50"/>
      <w:r w:rsidR="008E0DAD" w:rsidRPr="008E0DAD">
        <w:t>Qualitative comparison of plant instance segmentation results between SEEM and FSAM3 under complex-background conditions.</w:t>
      </w:r>
    </w:p>
    <w:p w14:paraId="46DC527E" w14:textId="77777777" w:rsidR="006672EE" w:rsidRDefault="006672EE" w:rsidP="000F6B62">
      <w:pPr>
        <w:pStyle w:val="Els-caption"/>
        <w:spacing w:line="480" w:lineRule="auto"/>
        <w:rPr>
          <w:lang w:eastAsia="zh-CN"/>
        </w:rPr>
      </w:pPr>
    </w:p>
    <w:p w14:paraId="3EF2839B" w14:textId="77777777" w:rsidR="006672EE" w:rsidRDefault="006672EE" w:rsidP="000F6B62">
      <w:pPr>
        <w:pStyle w:val="Els-caption"/>
        <w:spacing w:line="480" w:lineRule="auto"/>
        <w:rPr>
          <w:lang w:eastAsia="zh-CN"/>
        </w:rPr>
      </w:pPr>
    </w:p>
    <w:p w14:paraId="03708D3D" w14:textId="77777777" w:rsidR="006672EE" w:rsidRDefault="006672EE" w:rsidP="000F6B62">
      <w:pPr>
        <w:pStyle w:val="Els-caption"/>
        <w:spacing w:line="480" w:lineRule="auto"/>
        <w:rPr>
          <w:lang w:eastAsia="zh-CN"/>
        </w:rPr>
      </w:pPr>
    </w:p>
    <w:p w14:paraId="62446735" w14:textId="77777777" w:rsidR="00E427DE" w:rsidRDefault="00E427DE" w:rsidP="000F6B62">
      <w:pPr>
        <w:pStyle w:val="Els-caption"/>
        <w:spacing w:line="480" w:lineRule="auto"/>
        <w:rPr>
          <w:lang w:eastAsia="zh-CN"/>
        </w:rPr>
      </w:pPr>
    </w:p>
    <w:p w14:paraId="39F68CAA" w14:textId="4D1C29BD" w:rsidR="009B0D83" w:rsidRDefault="006E22F6" w:rsidP="000F6B62">
      <w:pPr>
        <w:pStyle w:val="Els-caption"/>
        <w:spacing w:line="480" w:lineRule="auto"/>
        <w:rPr>
          <w:lang w:eastAsia="zh-CN"/>
        </w:rPr>
      </w:pPr>
      <w:r>
        <w:rPr>
          <w:rFonts w:hint="eastAsia"/>
          <w:lang w:eastAsia="zh-CN"/>
        </w:rPr>
        <w:lastRenderedPageBreak/>
        <w:t>Table</w:t>
      </w:r>
      <w:r>
        <w:rPr>
          <w:lang w:eastAsia="zh-CN"/>
        </w:rPr>
        <w:t xml:space="preserve">.3. </w:t>
      </w:r>
      <w:r w:rsidRPr="006E22F6">
        <w:rPr>
          <w:lang w:eastAsia="zh-CN"/>
        </w:rPr>
        <w:t>Performance Comparison between FSAM3 and SEEM in Plant Instance Segmentation</w:t>
      </w:r>
    </w:p>
    <w:tbl>
      <w:tblPr>
        <w:tblW w:w="0" w:type="auto"/>
        <w:jc w:val="center"/>
        <w:tblLook w:val="01E0" w:firstRow="1" w:lastRow="1" w:firstColumn="1" w:lastColumn="1" w:noHBand="0" w:noVBand="0"/>
      </w:tblPr>
      <w:tblGrid>
        <w:gridCol w:w="2721"/>
        <w:gridCol w:w="1292"/>
        <w:gridCol w:w="1292"/>
        <w:gridCol w:w="1180"/>
      </w:tblGrid>
      <w:tr w:rsidR="009B0D83" w14:paraId="30D8D1A5" w14:textId="77777777" w:rsidTr="0041754F">
        <w:trPr>
          <w:jc w:val="center"/>
        </w:trPr>
        <w:tc>
          <w:tcPr>
            <w:tcW w:w="2721" w:type="dxa"/>
            <w:tcBorders>
              <w:top w:val="single" w:sz="4" w:space="0" w:color="auto"/>
              <w:bottom w:val="single" w:sz="4" w:space="0" w:color="auto"/>
            </w:tcBorders>
          </w:tcPr>
          <w:p w14:paraId="5040CF79" w14:textId="7AF05859" w:rsidR="009B0D83" w:rsidRDefault="009B0D83" w:rsidP="0041754F">
            <w:pPr>
              <w:pStyle w:val="Els-table-text"/>
              <w:spacing w:line="480" w:lineRule="auto"/>
              <w:rPr>
                <w:lang w:eastAsia="zh-CN"/>
              </w:rPr>
            </w:pPr>
            <w:r w:rsidRPr="00644BC3">
              <w:t>M</w:t>
            </w:r>
            <w:r>
              <w:rPr>
                <w:rFonts w:hint="eastAsia"/>
                <w:lang w:eastAsia="zh-CN"/>
              </w:rPr>
              <w:t>ethod</w:t>
            </w:r>
          </w:p>
        </w:tc>
        <w:tc>
          <w:tcPr>
            <w:tcW w:w="1292" w:type="dxa"/>
            <w:tcBorders>
              <w:top w:val="single" w:sz="4" w:space="0" w:color="auto"/>
              <w:bottom w:val="single" w:sz="4" w:space="0" w:color="auto"/>
            </w:tcBorders>
          </w:tcPr>
          <w:p w14:paraId="61643A2F" w14:textId="5B95454C" w:rsidR="009B0D83" w:rsidRDefault="009B0D83" w:rsidP="0041754F">
            <w:pPr>
              <w:pStyle w:val="Els-table-text"/>
              <w:spacing w:line="480" w:lineRule="auto"/>
              <w:rPr>
                <w:lang w:eastAsia="zh-CN"/>
              </w:rPr>
            </w:pPr>
            <w:r>
              <w:rPr>
                <w:rFonts w:hint="eastAsia"/>
                <w:lang w:eastAsia="zh-CN"/>
              </w:rPr>
              <w:t>F1-Score</w:t>
            </w:r>
          </w:p>
        </w:tc>
        <w:tc>
          <w:tcPr>
            <w:tcW w:w="1292" w:type="dxa"/>
            <w:tcBorders>
              <w:top w:val="single" w:sz="4" w:space="0" w:color="auto"/>
              <w:bottom w:val="single" w:sz="4" w:space="0" w:color="auto"/>
            </w:tcBorders>
          </w:tcPr>
          <w:p w14:paraId="5D19061F" w14:textId="5CCF95CA" w:rsidR="009B0D83" w:rsidRDefault="009B0D83" w:rsidP="0041754F">
            <w:pPr>
              <w:pStyle w:val="Els-table-text"/>
              <w:spacing w:line="480" w:lineRule="auto"/>
              <w:rPr>
                <w:lang w:eastAsia="zh-CN"/>
              </w:rPr>
            </w:pPr>
            <w:proofErr w:type="spellStart"/>
            <w:r>
              <w:rPr>
                <w:rFonts w:hint="eastAsia"/>
                <w:lang w:eastAsia="zh-CN"/>
              </w:rPr>
              <w:t>mIoU</w:t>
            </w:r>
            <w:proofErr w:type="spellEnd"/>
            <w:r w:rsidRPr="009B0D83">
              <w:rPr>
                <w:rFonts w:hint="eastAsia"/>
                <w:lang w:eastAsia="zh-CN"/>
              </w:rPr>
              <w:t>↑</w:t>
            </w:r>
          </w:p>
        </w:tc>
        <w:tc>
          <w:tcPr>
            <w:tcW w:w="1180" w:type="dxa"/>
            <w:tcBorders>
              <w:top w:val="single" w:sz="4" w:space="0" w:color="auto"/>
              <w:bottom w:val="single" w:sz="4" w:space="0" w:color="auto"/>
            </w:tcBorders>
          </w:tcPr>
          <w:p w14:paraId="240CC66E" w14:textId="77EB3279" w:rsidR="009B0D83" w:rsidRDefault="009B0D83" w:rsidP="0041754F">
            <w:pPr>
              <w:pStyle w:val="Els-table-text"/>
              <w:spacing w:line="480" w:lineRule="auto"/>
              <w:rPr>
                <w:lang w:eastAsia="zh-CN"/>
              </w:rPr>
            </w:pPr>
            <w:r>
              <w:rPr>
                <w:rFonts w:hint="eastAsia"/>
                <w:lang w:eastAsia="zh-CN"/>
              </w:rPr>
              <w:t>HD95</w:t>
            </w:r>
            <w:r w:rsidRPr="009B0D83">
              <w:rPr>
                <w:rFonts w:hint="eastAsia"/>
                <w:lang w:eastAsia="zh-CN"/>
              </w:rPr>
              <w:t>↓</w:t>
            </w:r>
          </w:p>
        </w:tc>
      </w:tr>
      <w:tr w:rsidR="009B0D83" w14:paraId="4D617C93" w14:textId="77777777" w:rsidTr="0041754F">
        <w:trPr>
          <w:jc w:val="center"/>
        </w:trPr>
        <w:tc>
          <w:tcPr>
            <w:tcW w:w="2721" w:type="dxa"/>
            <w:tcBorders>
              <w:top w:val="single" w:sz="4" w:space="0" w:color="auto"/>
            </w:tcBorders>
          </w:tcPr>
          <w:p w14:paraId="08EF71A6" w14:textId="02E41F63" w:rsidR="009B0D83" w:rsidRDefault="009B0D83" w:rsidP="0041754F">
            <w:pPr>
              <w:pStyle w:val="Els-table-text"/>
              <w:spacing w:line="480" w:lineRule="auto"/>
            </w:pPr>
            <w:r>
              <w:rPr>
                <w:rFonts w:hint="eastAsia"/>
                <w:lang w:eastAsia="zh-CN"/>
              </w:rPr>
              <w:t>SEEM</w:t>
            </w:r>
          </w:p>
        </w:tc>
        <w:tc>
          <w:tcPr>
            <w:tcW w:w="1292" w:type="dxa"/>
            <w:tcBorders>
              <w:top w:val="single" w:sz="4" w:space="0" w:color="auto"/>
            </w:tcBorders>
          </w:tcPr>
          <w:p w14:paraId="64E7A473" w14:textId="3AC97118" w:rsidR="009B0D83" w:rsidRDefault="006E22F6" w:rsidP="0041754F">
            <w:pPr>
              <w:pStyle w:val="Els-table-text"/>
              <w:spacing w:line="480" w:lineRule="auto"/>
              <w:rPr>
                <w:lang w:eastAsia="zh-CN"/>
              </w:rPr>
            </w:pPr>
            <w:r>
              <w:rPr>
                <w:rFonts w:hint="eastAsia"/>
                <w:lang w:eastAsia="zh-CN"/>
              </w:rPr>
              <w:t>95.1</w:t>
            </w:r>
          </w:p>
        </w:tc>
        <w:tc>
          <w:tcPr>
            <w:tcW w:w="1292" w:type="dxa"/>
            <w:tcBorders>
              <w:top w:val="single" w:sz="4" w:space="0" w:color="auto"/>
            </w:tcBorders>
          </w:tcPr>
          <w:p w14:paraId="259CC3FE" w14:textId="1E465CE9" w:rsidR="009B0D83" w:rsidRDefault="006E22F6" w:rsidP="0041754F">
            <w:pPr>
              <w:pStyle w:val="Els-table-text"/>
              <w:spacing w:line="480" w:lineRule="auto"/>
              <w:rPr>
                <w:lang w:eastAsia="zh-CN"/>
              </w:rPr>
            </w:pPr>
            <w:r>
              <w:rPr>
                <w:rFonts w:hint="eastAsia"/>
                <w:lang w:eastAsia="zh-CN"/>
              </w:rPr>
              <w:t>94.1</w:t>
            </w:r>
          </w:p>
        </w:tc>
        <w:tc>
          <w:tcPr>
            <w:tcW w:w="1180" w:type="dxa"/>
            <w:tcBorders>
              <w:top w:val="single" w:sz="4" w:space="0" w:color="auto"/>
            </w:tcBorders>
          </w:tcPr>
          <w:p w14:paraId="0A17B68D" w14:textId="60BC8C49" w:rsidR="009B0D83" w:rsidRDefault="006E22F6" w:rsidP="0041754F">
            <w:pPr>
              <w:pStyle w:val="Els-table-text"/>
              <w:spacing w:line="480" w:lineRule="auto"/>
              <w:rPr>
                <w:lang w:eastAsia="zh-CN"/>
              </w:rPr>
            </w:pPr>
            <w:r>
              <w:rPr>
                <w:rFonts w:hint="eastAsia"/>
                <w:lang w:eastAsia="zh-CN"/>
              </w:rPr>
              <w:t>281.9</w:t>
            </w:r>
          </w:p>
        </w:tc>
      </w:tr>
      <w:tr w:rsidR="009B0D83" w14:paraId="59A000DD" w14:textId="77777777" w:rsidTr="006E22F6">
        <w:trPr>
          <w:jc w:val="center"/>
        </w:trPr>
        <w:tc>
          <w:tcPr>
            <w:tcW w:w="2721" w:type="dxa"/>
          </w:tcPr>
          <w:p w14:paraId="2FF50359" w14:textId="2B7BBB07" w:rsidR="009B0D83" w:rsidRDefault="009B0D83" w:rsidP="0041754F">
            <w:pPr>
              <w:pStyle w:val="Els-table-text"/>
              <w:spacing w:line="480" w:lineRule="auto"/>
              <w:rPr>
                <w:lang w:eastAsia="zh-CN"/>
              </w:rPr>
            </w:pPr>
            <w:r>
              <w:rPr>
                <w:rFonts w:hint="eastAsia"/>
                <w:lang w:eastAsia="zh-CN"/>
              </w:rPr>
              <w:t>FSAM3</w:t>
            </w:r>
          </w:p>
        </w:tc>
        <w:tc>
          <w:tcPr>
            <w:tcW w:w="1292" w:type="dxa"/>
          </w:tcPr>
          <w:p w14:paraId="658E2F0B" w14:textId="3B6151A9" w:rsidR="009B0D83" w:rsidRDefault="006E22F6" w:rsidP="0041754F">
            <w:pPr>
              <w:pStyle w:val="Els-table-text"/>
              <w:spacing w:line="480" w:lineRule="auto"/>
              <w:rPr>
                <w:lang w:eastAsia="zh-CN"/>
              </w:rPr>
            </w:pPr>
            <w:r>
              <w:rPr>
                <w:rFonts w:hint="eastAsia"/>
                <w:lang w:eastAsia="zh-CN"/>
              </w:rPr>
              <w:t>98.3</w:t>
            </w:r>
          </w:p>
        </w:tc>
        <w:tc>
          <w:tcPr>
            <w:tcW w:w="1292" w:type="dxa"/>
          </w:tcPr>
          <w:p w14:paraId="1AAF9E4D" w14:textId="1458CFFF" w:rsidR="009B0D83" w:rsidRDefault="006E22F6" w:rsidP="0041754F">
            <w:pPr>
              <w:pStyle w:val="Els-table-text"/>
              <w:spacing w:line="480" w:lineRule="auto"/>
              <w:rPr>
                <w:lang w:eastAsia="zh-CN"/>
              </w:rPr>
            </w:pPr>
            <w:r>
              <w:rPr>
                <w:rFonts w:hint="eastAsia"/>
                <w:lang w:eastAsia="zh-CN"/>
              </w:rPr>
              <w:t>97.9</w:t>
            </w:r>
          </w:p>
        </w:tc>
        <w:tc>
          <w:tcPr>
            <w:tcW w:w="1180" w:type="dxa"/>
          </w:tcPr>
          <w:p w14:paraId="5E58B9A0" w14:textId="72F01073" w:rsidR="009B0D83" w:rsidRDefault="006E22F6" w:rsidP="0041754F">
            <w:pPr>
              <w:pStyle w:val="Els-table-text"/>
              <w:spacing w:line="480" w:lineRule="auto"/>
              <w:rPr>
                <w:lang w:eastAsia="zh-CN"/>
              </w:rPr>
            </w:pPr>
            <w:r>
              <w:rPr>
                <w:rFonts w:hint="eastAsia"/>
                <w:lang w:eastAsia="zh-CN"/>
              </w:rPr>
              <w:t>41.4</w:t>
            </w:r>
          </w:p>
        </w:tc>
      </w:tr>
      <w:tr w:rsidR="006E22F6" w14:paraId="6F8C66E2" w14:textId="77777777" w:rsidTr="0041754F">
        <w:trPr>
          <w:jc w:val="center"/>
        </w:trPr>
        <w:tc>
          <w:tcPr>
            <w:tcW w:w="2721" w:type="dxa"/>
            <w:tcBorders>
              <w:bottom w:val="single" w:sz="6" w:space="0" w:color="auto"/>
            </w:tcBorders>
          </w:tcPr>
          <w:p w14:paraId="53B50386" w14:textId="582832F2" w:rsidR="006E22F6" w:rsidRDefault="006E22F6" w:rsidP="0041754F">
            <w:pPr>
              <w:pStyle w:val="Els-table-text"/>
              <w:spacing w:line="480" w:lineRule="auto"/>
              <w:rPr>
                <w:lang w:eastAsia="zh-CN"/>
              </w:rPr>
            </w:pPr>
            <w:r w:rsidRPr="006E22F6">
              <w:rPr>
                <w:lang w:eastAsia="zh-CN"/>
              </w:rPr>
              <w:t>Improvement</w:t>
            </w:r>
          </w:p>
        </w:tc>
        <w:tc>
          <w:tcPr>
            <w:tcW w:w="1292" w:type="dxa"/>
            <w:tcBorders>
              <w:bottom w:val="single" w:sz="6" w:space="0" w:color="auto"/>
            </w:tcBorders>
          </w:tcPr>
          <w:p w14:paraId="62550272" w14:textId="4423AF41" w:rsidR="006E22F6" w:rsidRDefault="006E22F6" w:rsidP="0041754F">
            <w:pPr>
              <w:pStyle w:val="Els-table-text"/>
              <w:spacing w:line="480" w:lineRule="auto"/>
              <w:rPr>
                <w:lang w:eastAsia="zh-CN"/>
              </w:rPr>
            </w:pPr>
            <w:r>
              <w:rPr>
                <w:rFonts w:hint="eastAsia"/>
                <w:lang w:eastAsia="zh-CN"/>
              </w:rPr>
              <w:t>+3.2</w:t>
            </w:r>
          </w:p>
        </w:tc>
        <w:tc>
          <w:tcPr>
            <w:tcW w:w="1292" w:type="dxa"/>
            <w:tcBorders>
              <w:bottom w:val="single" w:sz="6" w:space="0" w:color="auto"/>
            </w:tcBorders>
          </w:tcPr>
          <w:p w14:paraId="724BB64A" w14:textId="0C770450" w:rsidR="006E22F6" w:rsidRDefault="006E22F6" w:rsidP="0041754F">
            <w:pPr>
              <w:pStyle w:val="Els-table-text"/>
              <w:spacing w:line="480" w:lineRule="auto"/>
              <w:rPr>
                <w:lang w:eastAsia="zh-CN"/>
              </w:rPr>
            </w:pPr>
            <w:r>
              <w:rPr>
                <w:rFonts w:hint="eastAsia"/>
                <w:lang w:eastAsia="zh-CN"/>
              </w:rPr>
              <w:t>+3.8</w:t>
            </w:r>
          </w:p>
        </w:tc>
        <w:tc>
          <w:tcPr>
            <w:tcW w:w="1180" w:type="dxa"/>
            <w:tcBorders>
              <w:bottom w:val="single" w:sz="6" w:space="0" w:color="auto"/>
            </w:tcBorders>
          </w:tcPr>
          <w:p w14:paraId="5D9D1DC8" w14:textId="1534CCC5" w:rsidR="006E22F6" w:rsidRDefault="006E22F6" w:rsidP="0041754F">
            <w:pPr>
              <w:pStyle w:val="Els-table-text"/>
              <w:spacing w:line="480" w:lineRule="auto"/>
              <w:rPr>
                <w:lang w:eastAsia="zh-CN"/>
              </w:rPr>
            </w:pPr>
            <w:r>
              <w:rPr>
                <w:rFonts w:hint="eastAsia"/>
                <w:lang w:eastAsia="zh-CN"/>
              </w:rPr>
              <w:t>-240.5</w:t>
            </w:r>
          </w:p>
        </w:tc>
      </w:tr>
    </w:tbl>
    <w:p w14:paraId="4BA67A09" w14:textId="77777777" w:rsidR="00DB7CD4" w:rsidRDefault="00DB7CD4" w:rsidP="000F6B62">
      <w:pPr>
        <w:pStyle w:val="Els-caption"/>
        <w:spacing w:line="480" w:lineRule="auto"/>
        <w:rPr>
          <w:lang w:eastAsia="zh-CN"/>
        </w:rPr>
      </w:pPr>
    </w:p>
    <w:p w14:paraId="015C87D9" w14:textId="7AA19976" w:rsidR="00B16AEF" w:rsidRDefault="0018680D" w:rsidP="00670817">
      <w:pPr>
        <w:pStyle w:val="Els-2ndorder-head"/>
        <w:spacing w:line="480" w:lineRule="auto"/>
        <w:rPr>
          <w:lang w:eastAsia="zh-CN"/>
        </w:rPr>
      </w:pPr>
      <w:r w:rsidRPr="0018680D">
        <w:t>Reconstruction Quality and Processing Efficiency</w:t>
      </w:r>
      <w:r w:rsidR="0093022B">
        <w:rPr>
          <w:rFonts w:hint="eastAsia"/>
          <w:lang w:eastAsia="zh-CN"/>
        </w:rPr>
        <w:t xml:space="preserve"> with 2DGS</w:t>
      </w:r>
    </w:p>
    <w:p w14:paraId="137E19F8" w14:textId="77777777" w:rsidR="0018680D" w:rsidRDefault="0018680D" w:rsidP="00FF7E02">
      <w:pPr>
        <w:pStyle w:val="Els-body-text"/>
        <w:spacing w:line="480" w:lineRule="auto"/>
        <w:jc w:val="left"/>
      </w:pPr>
      <w:r>
        <w:t xml:space="preserve">After plant instance segmentation and image quality filtering, F2DMAS estimates camera poses for multi-view images using </w:t>
      </w:r>
      <w:proofErr w:type="spellStart"/>
      <w:r>
        <w:t>SfM</w:t>
      </w:r>
      <w:proofErr w:type="spellEnd"/>
      <w:r>
        <w:t xml:space="preserve"> and then performs 2DGS-based reconstruction. The experimental results show that the image sequences preprocessed by FSAM3 provide stable camera registration results and sparse point clouds. In a representative sample, </w:t>
      </w:r>
      <w:proofErr w:type="spellStart"/>
      <w:r>
        <w:t>SfM</w:t>
      </w:r>
      <w:proofErr w:type="spellEnd"/>
      <w:r>
        <w:t xml:space="preserve"> registers 210 valid camera views and generates a sparse point cloud with 24,226 spatial feature points. This result indicates that frequency-domain frame filtering and plant instance segmentation improve the stability of multi-view reconstruction inputs and reduce the interference of severely blurred frames and complex backgrounds in camera pose estimation.</w:t>
      </w:r>
    </w:p>
    <w:p w14:paraId="67B6FEDB" w14:textId="0FAC9367" w:rsidR="0018680D" w:rsidRDefault="0018680D" w:rsidP="00FF7E02">
      <w:pPr>
        <w:pStyle w:val="Els-body-text"/>
        <w:spacing w:line="480" w:lineRule="auto"/>
        <w:jc w:val="left"/>
      </w:pPr>
      <w:r>
        <w:t xml:space="preserve">To evaluate the effect of F2DMAS on 3D plant reconstruction quality and processing efficiency, this study compares it with the standard 2DGS pipeline on the same dataset. Standard 2DGS performs reconstruction directly from raw multi-view images or images in which the foreground is not sufficiently decoupled from the background. In contrast, F2DMAS introduces frequency-domain quality filtering and plant instance segmentation before reconstruction, so that the input content is more concentrated on the target plant region. </w:t>
      </w:r>
      <w:r w:rsidR="001A15EB">
        <w:t>Table.</w:t>
      </w:r>
      <w:r>
        <w:t>4 reports the comparison between the two pipelines in terms of reconstruction quality and processing time.</w:t>
      </w:r>
    </w:p>
    <w:p w14:paraId="725C0780" w14:textId="77777777" w:rsidR="0018680D" w:rsidRDefault="0018680D" w:rsidP="00FF7E02">
      <w:pPr>
        <w:pStyle w:val="Els-body-text"/>
        <w:spacing w:line="480" w:lineRule="auto"/>
        <w:jc w:val="left"/>
      </w:pPr>
      <w:r>
        <w:t xml:space="preserve">In terms of reconstruction quality, F2DMAS outperforms standard 2DGS on PSNR, SSIM, and LPIPS. Specifically, F2DMAS achieves a PSNR of 31.09 dB, which is 1.51 dB higher than the 29.58 dB of standard 2DGS. SSIM increases from 0.9574 to 0.9711, and LPIPS decreases from 0.0487 to 0.0365. These results </w:t>
      </w:r>
      <w:r>
        <w:lastRenderedPageBreak/>
        <w:t>indicate that, for plant images captured in complex backgrounds, removing non-target background regions before reconstruction while preserving the plant instance helps improve the consistency between reconstructed views and reference images.</w:t>
      </w:r>
    </w:p>
    <w:p w14:paraId="4F98A193" w14:textId="77777777" w:rsidR="0018680D" w:rsidRDefault="0018680D" w:rsidP="00FF7E02">
      <w:pPr>
        <w:pStyle w:val="Els-body-text"/>
        <w:spacing w:line="480" w:lineRule="auto"/>
        <w:jc w:val="left"/>
      </w:pPr>
      <w:r>
        <w:t>In terms of processing efficiency, F2DMAS reduces both training time and mesh extraction time. The training time of standard 2DGS is 12,913.7 s, whereas that of F2DMAS is 5,044.5 s, which is about 39.1% of the standard 2DGS training time. In the mesh extraction stage, standard 2DGS requires 157.9 s, while F2DMAS requires only 55.0 s. This result shows that non-target regions in complex backgrounds increase the cost of reconstruction optimization and post-processing. By using foreground segmentation to reduce background participation in optimization, F2DMAS allocates more computational resources to the representation of plant structures and thereby improves the overall processing efficiency.</w:t>
      </w:r>
    </w:p>
    <w:p w14:paraId="7599AABE" w14:textId="2D7B69C8" w:rsidR="0018680D" w:rsidRDefault="0018680D" w:rsidP="0018680D">
      <w:pPr>
        <w:pStyle w:val="Els-body-text"/>
        <w:spacing w:line="480" w:lineRule="auto"/>
        <w:jc w:val="left"/>
      </w:pPr>
      <w:r>
        <w:t>For downstream applications, the role of F2DMAS is reflected not only in improved reconstruction metrics but also in the enhanced usability of the phenotypic measurement workflow. In complex backgrounds, standard 2DGS is easily affected by pots, supports, tabletops, and background textures. Its reconstruction results may contain background residues, floating points, and local noise, which increase the difficulty of mesh cleaning and scale-aware measurement. In comparison, the models generated by F2DMAS contain less background interference and clearer plant structures, providing more stable geometric inputs for subsequent TSDF mesh extraction, scale recovery, and phenotypic measurement of traits such as plant height, canopy width, leaf length, and leaf width.</w:t>
      </w:r>
    </w:p>
    <w:p w14:paraId="15C623B6" w14:textId="77777777" w:rsidR="006E22F6" w:rsidRDefault="006E22F6" w:rsidP="0018680D">
      <w:pPr>
        <w:pStyle w:val="Els-body-text"/>
        <w:spacing w:line="480" w:lineRule="auto"/>
        <w:jc w:val="left"/>
        <w:rPr>
          <w:lang w:eastAsia="zh-CN"/>
        </w:rPr>
      </w:pPr>
    </w:p>
    <w:p w14:paraId="17B38335" w14:textId="77777777" w:rsidR="00271E66" w:rsidRDefault="00271E66" w:rsidP="0018680D">
      <w:pPr>
        <w:pStyle w:val="Els-body-text"/>
        <w:spacing w:line="480" w:lineRule="auto"/>
        <w:jc w:val="left"/>
        <w:rPr>
          <w:lang w:eastAsia="zh-CN"/>
        </w:rPr>
      </w:pPr>
    </w:p>
    <w:p w14:paraId="26DA684D" w14:textId="77777777" w:rsidR="00271E66" w:rsidRDefault="00271E66" w:rsidP="0018680D">
      <w:pPr>
        <w:pStyle w:val="Els-body-text"/>
        <w:spacing w:line="480" w:lineRule="auto"/>
        <w:jc w:val="left"/>
        <w:rPr>
          <w:lang w:eastAsia="zh-CN"/>
        </w:rPr>
      </w:pPr>
    </w:p>
    <w:p w14:paraId="6468815A" w14:textId="77777777" w:rsidR="00271E66" w:rsidRDefault="00271E66" w:rsidP="0018680D">
      <w:pPr>
        <w:pStyle w:val="Els-body-text"/>
        <w:spacing w:line="480" w:lineRule="auto"/>
        <w:jc w:val="left"/>
        <w:rPr>
          <w:lang w:eastAsia="zh-CN"/>
        </w:rPr>
      </w:pPr>
    </w:p>
    <w:p w14:paraId="68B64EED" w14:textId="78B0E163" w:rsidR="00644BC3" w:rsidRPr="00EA44E1" w:rsidRDefault="00644BC3" w:rsidP="00DB7CD4">
      <w:pPr>
        <w:pStyle w:val="Els-caption"/>
        <w:spacing w:line="480" w:lineRule="auto"/>
      </w:pPr>
      <w:r>
        <w:t>Table</w:t>
      </w:r>
      <w:r w:rsidR="001A15EB">
        <w:rPr>
          <w:lang w:eastAsia="zh-CN"/>
        </w:rPr>
        <w:t>.</w:t>
      </w:r>
      <w:r w:rsidR="006E22F6">
        <w:rPr>
          <w:rFonts w:hint="eastAsia"/>
          <w:lang w:eastAsia="zh-CN"/>
        </w:rPr>
        <w:t>4</w:t>
      </w:r>
      <w:r>
        <w:t>.</w:t>
      </w:r>
      <w:r w:rsidRPr="00644BC3">
        <w:t xml:space="preserve"> Comparison of 3D Reconstruction Results between F2DMAS and the Standard 2DGS</w:t>
      </w:r>
    </w:p>
    <w:tbl>
      <w:tblPr>
        <w:tblW w:w="0" w:type="auto"/>
        <w:jc w:val="center"/>
        <w:tblLook w:val="01E0" w:firstRow="1" w:lastRow="1" w:firstColumn="1" w:lastColumn="1" w:noHBand="0" w:noVBand="0"/>
      </w:tblPr>
      <w:tblGrid>
        <w:gridCol w:w="2410"/>
        <w:gridCol w:w="1276"/>
        <w:gridCol w:w="1276"/>
        <w:gridCol w:w="1275"/>
        <w:gridCol w:w="1428"/>
        <w:gridCol w:w="1180"/>
      </w:tblGrid>
      <w:tr w:rsidR="00644BC3" w14:paraId="52D7DCDE" w14:textId="1F16D8A6" w:rsidTr="006E22F6">
        <w:trPr>
          <w:jc w:val="center"/>
        </w:trPr>
        <w:tc>
          <w:tcPr>
            <w:tcW w:w="2410" w:type="dxa"/>
            <w:tcBorders>
              <w:top w:val="single" w:sz="4" w:space="0" w:color="auto"/>
              <w:bottom w:val="single" w:sz="4" w:space="0" w:color="auto"/>
            </w:tcBorders>
          </w:tcPr>
          <w:p w14:paraId="5B74F710" w14:textId="30AA8C40" w:rsidR="00644BC3" w:rsidRDefault="00644BC3" w:rsidP="00670817">
            <w:pPr>
              <w:pStyle w:val="Els-table-text"/>
              <w:spacing w:line="480" w:lineRule="auto"/>
            </w:pPr>
            <w:r w:rsidRPr="00644BC3">
              <w:t>Metric</w:t>
            </w:r>
          </w:p>
        </w:tc>
        <w:tc>
          <w:tcPr>
            <w:tcW w:w="1276" w:type="dxa"/>
            <w:tcBorders>
              <w:top w:val="single" w:sz="4" w:space="0" w:color="auto"/>
              <w:bottom w:val="single" w:sz="4" w:space="0" w:color="auto"/>
            </w:tcBorders>
          </w:tcPr>
          <w:p w14:paraId="3136F542" w14:textId="0640B098" w:rsidR="00644BC3" w:rsidRDefault="00644BC3" w:rsidP="00670817">
            <w:pPr>
              <w:pStyle w:val="Els-table-text"/>
              <w:spacing w:line="480" w:lineRule="auto"/>
              <w:rPr>
                <w:lang w:eastAsia="zh-CN"/>
              </w:rPr>
            </w:pPr>
            <w:r>
              <w:rPr>
                <w:rFonts w:hint="eastAsia"/>
                <w:lang w:eastAsia="zh-CN"/>
              </w:rPr>
              <w:t>PSNR</w:t>
            </w:r>
            <w:r w:rsidR="006E22F6" w:rsidRPr="006E22F6">
              <w:rPr>
                <w:rFonts w:hint="eastAsia"/>
                <w:lang w:eastAsia="zh-CN"/>
              </w:rPr>
              <w:t>↑</w:t>
            </w:r>
          </w:p>
        </w:tc>
        <w:tc>
          <w:tcPr>
            <w:tcW w:w="1276" w:type="dxa"/>
            <w:tcBorders>
              <w:top w:val="single" w:sz="4" w:space="0" w:color="auto"/>
              <w:bottom w:val="single" w:sz="4" w:space="0" w:color="auto"/>
            </w:tcBorders>
          </w:tcPr>
          <w:p w14:paraId="246BB3A7" w14:textId="4969A345" w:rsidR="00644BC3" w:rsidRDefault="00644BC3" w:rsidP="00670817">
            <w:pPr>
              <w:pStyle w:val="Els-table-text"/>
              <w:spacing w:line="480" w:lineRule="auto"/>
              <w:rPr>
                <w:lang w:eastAsia="zh-CN"/>
              </w:rPr>
            </w:pPr>
            <w:r>
              <w:rPr>
                <w:rFonts w:hint="eastAsia"/>
                <w:lang w:eastAsia="zh-CN"/>
              </w:rPr>
              <w:t>SSIM</w:t>
            </w:r>
            <w:r w:rsidR="006E22F6" w:rsidRPr="006E22F6">
              <w:rPr>
                <w:rFonts w:hint="eastAsia"/>
                <w:lang w:eastAsia="zh-CN"/>
              </w:rPr>
              <w:t>↑</w:t>
            </w:r>
          </w:p>
        </w:tc>
        <w:tc>
          <w:tcPr>
            <w:tcW w:w="1275" w:type="dxa"/>
            <w:tcBorders>
              <w:top w:val="single" w:sz="4" w:space="0" w:color="auto"/>
              <w:bottom w:val="single" w:sz="4" w:space="0" w:color="auto"/>
            </w:tcBorders>
          </w:tcPr>
          <w:p w14:paraId="1C6AFA92" w14:textId="3367FE62" w:rsidR="00644BC3" w:rsidRDefault="00644BC3" w:rsidP="00670817">
            <w:pPr>
              <w:pStyle w:val="Els-table-text"/>
              <w:spacing w:line="480" w:lineRule="auto"/>
              <w:rPr>
                <w:lang w:eastAsia="zh-CN"/>
              </w:rPr>
            </w:pPr>
            <w:r>
              <w:rPr>
                <w:rFonts w:hint="eastAsia"/>
                <w:lang w:eastAsia="zh-CN"/>
              </w:rPr>
              <w:t>LPIPS</w:t>
            </w:r>
            <w:r w:rsidR="006E22F6" w:rsidRPr="006E22F6">
              <w:rPr>
                <w:rFonts w:hint="eastAsia"/>
                <w:lang w:eastAsia="zh-CN"/>
              </w:rPr>
              <w:t>↓</w:t>
            </w:r>
          </w:p>
        </w:tc>
        <w:tc>
          <w:tcPr>
            <w:tcW w:w="1428" w:type="dxa"/>
            <w:tcBorders>
              <w:top w:val="single" w:sz="4" w:space="0" w:color="auto"/>
              <w:bottom w:val="single" w:sz="4" w:space="0" w:color="auto"/>
            </w:tcBorders>
          </w:tcPr>
          <w:p w14:paraId="7B65ADD8" w14:textId="340054E4" w:rsidR="00644BC3" w:rsidRDefault="00644BC3" w:rsidP="00670817">
            <w:pPr>
              <w:pStyle w:val="Els-table-text"/>
              <w:spacing w:line="480" w:lineRule="auto"/>
            </w:pPr>
            <w:r w:rsidRPr="00644BC3">
              <w:t>Train</w:t>
            </w:r>
            <w:r>
              <w:rPr>
                <w:rFonts w:hint="eastAsia"/>
                <w:lang w:eastAsia="zh-CN"/>
              </w:rPr>
              <w:t xml:space="preserve"> </w:t>
            </w:r>
            <w:r w:rsidRPr="00644BC3">
              <w:t>time</w:t>
            </w:r>
            <w:r w:rsidR="006E22F6">
              <w:t>/</w:t>
            </w:r>
            <w:r w:rsidRPr="00644BC3">
              <w:t>s</w:t>
            </w:r>
            <w:r w:rsidR="006E22F6">
              <w:rPr>
                <w:rFonts w:hint="eastAsia"/>
              </w:rPr>
              <w:t xml:space="preserve"> </w:t>
            </w:r>
            <w:r w:rsidR="006E22F6" w:rsidRPr="006E22F6">
              <w:rPr>
                <w:rFonts w:hint="eastAsia"/>
              </w:rPr>
              <w:t>↓</w:t>
            </w:r>
          </w:p>
        </w:tc>
        <w:tc>
          <w:tcPr>
            <w:tcW w:w="1180" w:type="dxa"/>
            <w:tcBorders>
              <w:top w:val="single" w:sz="4" w:space="0" w:color="auto"/>
              <w:bottom w:val="single" w:sz="4" w:space="0" w:color="auto"/>
            </w:tcBorders>
          </w:tcPr>
          <w:p w14:paraId="4A8224CE" w14:textId="3156E785" w:rsidR="00644BC3" w:rsidRDefault="00644BC3" w:rsidP="00670817">
            <w:pPr>
              <w:pStyle w:val="Els-table-text"/>
              <w:spacing w:line="480" w:lineRule="auto"/>
            </w:pPr>
            <w:r w:rsidRPr="00644BC3">
              <w:t>Mesh time(s)</w:t>
            </w:r>
          </w:p>
        </w:tc>
      </w:tr>
      <w:tr w:rsidR="00644BC3" w14:paraId="54C6276F" w14:textId="7DCADE21" w:rsidTr="006E22F6">
        <w:trPr>
          <w:jc w:val="center"/>
        </w:trPr>
        <w:tc>
          <w:tcPr>
            <w:tcW w:w="2410" w:type="dxa"/>
            <w:tcBorders>
              <w:top w:val="single" w:sz="4" w:space="0" w:color="auto"/>
            </w:tcBorders>
          </w:tcPr>
          <w:p w14:paraId="3E410A43" w14:textId="0D3E765B" w:rsidR="00644BC3" w:rsidRDefault="00644BC3" w:rsidP="00670817">
            <w:pPr>
              <w:pStyle w:val="Els-table-text"/>
              <w:spacing w:line="480" w:lineRule="auto"/>
            </w:pPr>
            <w:r w:rsidRPr="00644BC3">
              <w:lastRenderedPageBreak/>
              <w:t>2DGS</w:t>
            </w:r>
          </w:p>
        </w:tc>
        <w:tc>
          <w:tcPr>
            <w:tcW w:w="1276" w:type="dxa"/>
            <w:tcBorders>
              <w:top w:val="single" w:sz="4" w:space="0" w:color="auto"/>
            </w:tcBorders>
          </w:tcPr>
          <w:p w14:paraId="60338F78" w14:textId="31077890" w:rsidR="00644BC3" w:rsidRDefault="00644BC3" w:rsidP="00670817">
            <w:pPr>
              <w:pStyle w:val="Els-table-text"/>
              <w:spacing w:line="480" w:lineRule="auto"/>
              <w:rPr>
                <w:lang w:eastAsia="zh-CN"/>
              </w:rPr>
            </w:pPr>
            <w:r>
              <w:rPr>
                <w:rFonts w:hint="eastAsia"/>
                <w:lang w:eastAsia="zh-CN"/>
              </w:rPr>
              <w:t>29.58</w:t>
            </w:r>
          </w:p>
        </w:tc>
        <w:tc>
          <w:tcPr>
            <w:tcW w:w="1276" w:type="dxa"/>
            <w:tcBorders>
              <w:top w:val="single" w:sz="4" w:space="0" w:color="auto"/>
            </w:tcBorders>
          </w:tcPr>
          <w:p w14:paraId="3513D459" w14:textId="07653E51" w:rsidR="00644BC3" w:rsidRDefault="00644BC3" w:rsidP="00670817">
            <w:pPr>
              <w:pStyle w:val="Els-table-text"/>
              <w:spacing w:line="480" w:lineRule="auto"/>
              <w:rPr>
                <w:lang w:eastAsia="zh-CN"/>
              </w:rPr>
            </w:pPr>
            <w:r>
              <w:rPr>
                <w:rFonts w:hint="eastAsia"/>
                <w:lang w:eastAsia="zh-CN"/>
              </w:rPr>
              <w:t>0.9574</w:t>
            </w:r>
          </w:p>
        </w:tc>
        <w:tc>
          <w:tcPr>
            <w:tcW w:w="1275" w:type="dxa"/>
            <w:tcBorders>
              <w:top w:val="single" w:sz="4" w:space="0" w:color="auto"/>
            </w:tcBorders>
          </w:tcPr>
          <w:p w14:paraId="6CD63DFB" w14:textId="4099842B" w:rsidR="00644BC3" w:rsidRDefault="00644BC3" w:rsidP="00670817">
            <w:pPr>
              <w:pStyle w:val="Els-table-text"/>
              <w:spacing w:line="480" w:lineRule="auto"/>
              <w:rPr>
                <w:lang w:eastAsia="zh-CN"/>
              </w:rPr>
            </w:pPr>
            <w:r>
              <w:rPr>
                <w:rFonts w:hint="eastAsia"/>
                <w:lang w:eastAsia="zh-CN"/>
              </w:rPr>
              <w:t>0.0487</w:t>
            </w:r>
          </w:p>
        </w:tc>
        <w:tc>
          <w:tcPr>
            <w:tcW w:w="1428" w:type="dxa"/>
            <w:tcBorders>
              <w:top w:val="single" w:sz="4" w:space="0" w:color="auto"/>
            </w:tcBorders>
          </w:tcPr>
          <w:p w14:paraId="3A1E5618" w14:textId="08FA55AD" w:rsidR="00644BC3" w:rsidRDefault="00644BC3" w:rsidP="00670817">
            <w:pPr>
              <w:pStyle w:val="Els-table-text"/>
              <w:spacing w:line="480" w:lineRule="auto"/>
              <w:rPr>
                <w:lang w:eastAsia="zh-CN"/>
              </w:rPr>
            </w:pPr>
            <w:r>
              <w:rPr>
                <w:rFonts w:hint="eastAsia"/>
                <w:lang w:eastAsia="zh-CN"/>
              </w:rPr>
              <w:t>12913.7</w:t>
            </w:r>
          </w:p>
        </w:tc>
        <w:tc>
          <w:tcPr>
            <w:tcW w:w="1180" w:type="dxa"/>
            <w:tcBorders>
              <w:top w:val="single" w:sz="4" w:space="0" w:color="auto"/>
            </w:tcBorders>
          </w:tcPr>
          <w:p w14:paraId="6AB89C62" w14:textId="57F185E1" w:rsidR="00644BC3" w:rsidRDefault="00644BC3" w:rsidP="00670817">
            <w:pPr>
              <w:pStyle w:val="Els-table-text"/>
              <w:spacing w:line="480" w:lineRule="auto"/>
              <w:rPr>
                <w:lang w:eastAsia="zh-CN"/>
              </w:rPr>
            </w:pPr>
            <w:r>
              <w:rPr>
                <w:rFonts w:hint="eastAsia"/>
                <w:lang w:eastAsia="zh-CN"/>
              </w:rPr>
              <w:t>157.9</w:t>
            </w:r>
          </w:p>
        </w:tc>
      </w:tr>
      <w:tr w:rsidR="00644BC3" w14:paraId="69D395E3" w14:textId="47545A4E" w:rsidTr="006E22F6">
        <w:trPr>
          <w:jc w:val="center"/>
        </w:trPr>
        <w:tc>
          <w:tcPr>
            <w:tcW w:w="2410" w:type="dxa"/>
          </w:tcPr>
          <w:p w14:paraId="50E3A3A4" w14:textId="4D7059BC" w:rsidR="00644BC3" w:rsidRDefault="00644BC3" w:rsidP="00670817">
            <w:pPr>
              <w:pStyle w:val="Els-table-text"/>
              <w:spacing w:line="480" w:lineRule="auto"/>
              <w:rPr>
                <w:lang w:eastAsia="zh-CN"/>
              </w:rPr>
            </w:pPr>
            <w:r>
              <w:rPr>
                <w:rFonts w:hint="eastAsia"/>
                <w:lang w:eastAsia="zh-CN"/>
              </w:rPr>
              <w:t>F2DMAS</w:t>
            </w:r>
          </w:p>
        </w:tc>
        <w:tc>
          <w:tcPr>
            <w:tcW w:w="1276" w:type="dxa"/>
          </w:tcPr>
          <w:p w14:paraId="4809AE02" w14:textId="0878FC8D" w:rsidR="00644BC3" w:rsidRDefault="00644BC3" w:rsidP="00670817">
            <w:pPr>
              <w:pStyle w:val="Els-table-text"/>
              <w:spacing w:line="480" w:lineRule="auto"/>
              <w:rPr>
                <w:lang w:eastAsia="zh-CN"/>
              </w:rPr>
            </w:pPr>
            <w:r>
              <w:rPr>
                <w:rFonts w:hint="eastAsia"/>
                <w:lang w:eastAsia="zh-CN"/>
              </w:rPr>
              <w:t>31.09</w:t>
            </w:r>
          </w:p>
        </w:tc>
        <w:tc>
          <w:tcPr>
            <w:tcW w:w="1276" w:type="dxa"/>
          </w:tcPr>
          <w:p w14:paraId="36655DFD" w14:textId="29B08ECC" w:rsidR="00644BC3" w:rsidRDefault="00644BC3" w:rsidP="00670817">
            <w:pPr>
              <w:pStyle w:val="Els-table-text"/>
              <w:spacing w:line="480" w:lineRule="auto"/>
              <w:rPr>
                <w:lang w:eastAsia="zh-CN"/>
              </w:rPr>
            </w:pPr>
            <w:r>
              <w:rPr>
                <w:rFonts w:hint="eastAsia"/>
                <w:lang w:eastAsia="zh-CN"/>
              </w:rPr>
              <w:t>0.9711</w:t>
            </w:r>
          </w:p>
        </w:tc>
        <w:tc>
          <w:tcPr>
            <w:tcW w:w="1275" w:type="dxa"/>
          </w:tcPr>
          <w:p w14:paraId="1E963D8C" w14:textId="07872B2F" w:rsidR="00644BC3" w:rsidRDefault="00644BC3" w:rsidP="00670817">
            <w:pPr>
              <w:pStyle w:val="Els-table-text"/>
              <w:spacing w:line="480" w:lineRule="auto"/>
              <w:rPr>
                <w:lang w:eastAsia="zh-CN"/>
              </w:rPr>
            </w:pPr>
            <w:r>
              <w:rPr>
                <w:rFonts w:hint="eastAsia"/>
                <w:lang w:eastAsia="zh-CN"/>
              </w:rPr>
              <w:t>0.0365</w:t>
            </w:r>
          </w:p>
        </w:tc>
        <w:tc>
          <w:tcPr>
            <w:tcW w:w="1428" w:type="dxa"/>
          </w:tcPr>
          <w:p w14:paraId="13C43F33" w14:textId="291C308D" w:rsidR="00644BC3" w:rsidRDefault="00644BC3" w:rsidP="00670817">
            <w:pPr>
              <w:pStyle w:val="Els-table-text"/>
              <w:spacing w:line="480" w:lineRule="auto"/>
              <w:rPr>
                <w:lang w:eastAsia="zh-CN"/>
              </w:rPr>
            </w:pPr>
            <w:r>
              <w:rPr>
                <w:rFonts w:hint="eastAsia"/>
                <w:lang w:eastAsia="zh-CN"/>
              </w:rPr>
              <w:t>5044.5</w:t>
            </w:r>
          </w:p>
        </w:tc>
        <w:tc>
          <w:tcPr>
            <w:tcW w:w="1180" w:type="dxa"/>
          </w:tcPr>
          <w:p w14:paraId="0A194219" w14:textId="647541F0" w:rsidR="00644BC3" w:rsidRDefault="00644BC3" w:rsidP="00670817">
            <w:pPr>
              <w:pStyle w:val="Els-table-text"/>
              <w:spacing w:line="480" w:lineRule="auto"/>
              <w:rPr>
                <w:lang w:eastAsia="zh-CN"/>
              </w:rPr>
            </w:pPr>
            <w:r>
              <w:rPr>
                <w:rFonts w:hint="eastAsia"/>
                <w:lang w:eastAsia="zh-CN"/>
              </w:rPr>
              <w:t>55</w:t>
            </w:r>
          </w:p>
        </w:tc>
      </w:tr>
      <w:tr w:rsidR="006E22F6" w14:paraId="5A06A881" w14:textId="77777777" w:rsidTr="006E22F6">
        <w:trPr>
          <w:jc w:val="center"/>
        </w:trPr>
        <w:tc>
          <w:tcPr>
            <w:tcW w:w="2410" w:type="dxa"/>
            <w:tcBorders>
              <w:bottom w:val="single" w:sz="6" w:space="0" w:color="auto"/>
            </w:tcBorders>
          </w:tcPr>
          <w:p w14:paraId="478D065D" w14:textId="2629CA4D" w:rsidR="006E22F6" w:rsidRDefault="006E22F6" w:rsidP="00670817">
            <w:pPr>
              <w:pStyle w:val="Els-table-text"/>
              <w:spacing w:line="480" w:lineRule="auto"/>
              <w:rPr>
                <w:lang w:eastAsia="zh-CN"/>
              </w:rPr>
            </w:pPr>
            <w:r w:rsidRPr="006E22F6">
              <w:rPr>
                <w:lang w:eastAsia="zh-CN"/>
              </w:rPr>
              <w:t>Improvement</w:t>
            </w:r>
          </w:p>
        </w:tc>
        <w:tc>
          <w:tcPr>
            <w:tcW w:w="1276" w:type="dxa"/>
            <w:tcBorders>
              <w:bottom w:val="single" w:sz="6" w:space="0" w:color="auto"/>
            </w:tcBorders>
          </w:tcPr>
          <w:p w14:paraId="0839F754" w14:textId="2B380676" w:rsidR="006E22F6" w:rsidRDefault="006E22F6" w:rsidP="00670817">
            <w:pPr>
              <w:pStyle w:val="Els-table-text"/>
              <w:spacing w:line="480" w:lineRule="auto"/>
              <w:rPr>
                <w:lang w:eastAsia="zh-CN"/>
              </w:rPr>
            </w:pPr>
            <w:r>
              <w:rPr>
                <w:rFonts w:hint="eastAsia"/>
                <w:lang w:eastAsia="zh-CN"/>
              </w:rPr>
              <w:t>+1.51</w:t>
            </w:r>
          </w:p>
        </w:tc>
        <w:tc>
          <w:tcPr>
            <w:tcW w:w="1276" w:type="dxa"/>
            <w:tcBorders>
              <w:bottom w:val="single" w:sz="6" w:space="0" w:color="auto"/>
            </w:tcBorders>
          </w:tcPr>
          <w:p w14:paraId="32D20751" w14:textId="7952C614" w:rsidR="006E22F6" w:rsidRDefault="006E22F6" w:rsidP="00670817">
            <w:pPr>
              <w:pStyle w:val="Els-table-text"/>
              <w:spacing w:line="480" w:lineRule="auto"/>
              <w:rPr>
                <w:lang w:eastAsia="zh-CN"/>
              </w:rPr>
            </w:pPr>
            <w:r>
              <w:rPr>
                <w:rFonts w:hint="eastAsia"/>
                <w:lang w:eastAsia="zh-CN"/>
              </w:rPr>
              <w:t>+0.0137</w:t>
            </w:r>
          </w:p>
        </w:tc>
        <w:tc>
          <w:tcPr>
            <w:tcW w:w="1275" w:type="dxa"/>
            <w:tcBorders>
              <w:bottom w:val="single" w:sz="6" w:space="0" w:color="auto"/>
            </w:tcBorders>
          </w:tcPr>
          <w:p w14:paraId="3E6F71F0" w14:textId="04ED80EC" w:rsidR="006E22F6" w:rsidRDefault="006E22F6" w:rsidP="00670817">
            <w:pPr>
              <w:pStyle w:val="Els-table-text"/>
              <w:spacing w:line="480" w:lineRule="auto"/>
              <w:rPr>
                <w:lang w:eastAsia="zh-CN"/>
              </w:rPr>
            </w:pPr>
            <w:r>
              <w:rPr>
                <w:rFonts w:hint="eastAsia"/>
                <w:lang w:eastAsia="zh-CN"/>
              </w:rPr>
              <w:t>-0.0122</w:t>
            </w:r>
          </w:p>
        </w:tc>
        <w:tc>
          <w:tcPr>
            <w:tcW w:w="1428" w:type="dxa"/>
            <w:tcBorders>
              <w:bottom w:val="single" w:sz="6" w:space="0" w:color="auto"/>
            </w:tcBorders>
          </w:tcPr>
          <w:p w14:paraId="5472D0EA" w14:textId="5CA505C6" w:rsidR="006E22F6" w:rsidRDefault="006E22F6" w:rsidP="00670817">
            <w:pPr>
              <w:pStyle w:val="Els-table-text"/>
              <w:spacing w:line="480" w:lineRule="auto"/>
              <w:rPr>
                <w:lang w:eastAsia="zh-CN"/>
              </w:rPr>
            </w:pPr>
            <w:r>
              <w:rPr>
                <w:rFonts w:hint="eastAsia"/>
                <w:lang w:eastAsia="zh-CN"/>
              </w:rPr>
              <w:t>-60.94%</w:t>
            </w:r>
          </w:p>
        </w:tc>
        <w:tc>
          <w:tcPr>
            <w:tcW w:w="1180" w:type="dxa"/>
            <w:tcBorders>
              <w:bottom w:val="single" w:sz="6" w:space="0" w:color="auto"/>
            </w:tcBorders>
          </w:tcPr>
          <w:p w14:paraId="53C57AD9" w14:textId="68CB520C" w:rsidR="006E22F6" w:rsidRDefault="006E22F6" w:rsidP="00670817">
            <w:pPr>
              <w:pStyle w:val="Els-table-text"/>
              <w:spacing w:line="480" w:lineRule="auto"/>
              <w:rPr>
                <w:lang w:eastAsia="zh-CN"/>
              </w:rPr>
            </w:pPr>
            <w:r>
              <w:rPr>
                <w:rFonts w:hint="eastAsia"/>
                <w:lang w:eastAsia="zh-CN"/>
              </w:rPr>
              <w:t>-65.17%</w:t>
            </w:r>
          </w:p>
        </w:tc>
      </w:tr>
    </w:tbl>
    <w:p w14:paraId="6981A8F9" w14:textId="77777777" w:rsidR="008E08C5" w:rsidRPr="008E08C5" w:rsidRDefault="008E08C5" w:rsidP="006E22F6">
      <w:pPr>
        <w:pStyle w:val="Els-body-text"/>
        <w:widowControl w:val="0"/>
        <w:spacing w:line="480" w:lineRule="auto"/>
        <w:ind w:firstLine="0"/>
        <w:rPr>
          <w:lang w:eastAsia="zh-CN"/>
        </w:rPr>
      </w:pPr>
    </w:p>
    <w:p w14:paraId="20C0455A" w14:textId="2F7E7524" w:rsidR="00644BC3" w:rsidRDefault="0093022B" w:rsidP="00670817">
      <w:pPr>
        <w:pStyle w:val="Els-2ndorder-head"/>
        <w:spacing w:line="480" w:lineRule="auto"/>
      </w:pPr>
      <w:r w:rsidRPr="0093022B">
        <w:t>Comparison of Reconstruction Quality and Processing Efficiency</w:t>
      </w:r>
    </w:p>
    <w:p w14:paraId="692C90F8" w14:textId="77777777" w:rsidR="0093022B" w:rsidRDefault="0093022B" w:rsidP="00FF7E02">
      <w:pPr>
        <w:pStyle w:val="Els-body-text"/>
        <w:spacing w:line="480" w:lineRule="auto"/>
        <w:jc w:val="left"/>
      </w:pPr>
      <w:r>
        <w:t xml:space="preserve">To evaluate the performance of F2DMAS in 3D plant reconstruction, this study compares it with COLMAP, standard 3D Gaussian Splatting (3DGS), and the standard 2DGS pipeline. COLMAP serves as a representative traditional </w:t>
      </w:r>
      <w:proofErr w:type="spellStart"/>
      <w:r>
        <w:t>SfM</w:t>
      </w:r>
      <w:proofErr w:type="spellEnd"/>
      <w:r>
        <w:t>/MVS multi-view geometric reconstruction pipeline. 3DGS represents an explicit neural rendering method based on 3D Gaussian primitives, while standard 2DGS is used to analyze the surface Gaussian reconstruction performance without the complete preprocessing pipeline of F2DMAS. Through these comparisons, the reconstruction quality and processing efficiency of F2DMAS in plant 3D phenotyping scenarios are evaluated from the perspectives of traditional photogrammetry, 3D Gaussian representation, and 2D surface Gaussian representation.</w:t>
      </w:r>
    </w:p>
    <w:p w14:paraId="6DC2708E" w14:textId="2D8FB121" w:rsidR="0093022B" w:rsidRDefault="001A15EB" w:rsidP="00FF7E02">
      <w:pPr>
        <w:pStyle w:val="Els-body-text"/>
        <w:spacing w:line="480" w:lineRule="auto"/>
        <w:jc w:val="left"/>
      </w:pPr>
      <w:r>
        <w:t>Table.</w:t>
      </w:r>
      <w:r w:rsidR="00271E66">
        <w:rPr>
          <w:rFonts w:hint="eastAsia"/>
        </w:rPr>
        <w:t>5</w:t>
      </w:r>
      <w:r w:rsidR="0093022B">
        <w:t xml:space="preserve"> reports the rendering quality and processing time of different reconstruction pipelines on test views. Compared with COLMAP, F2DMAS achieves better results on PSNR, SSIM, and LPIPS. COLMAP obtains a PSNR of 13.63 dB, an SSIM of 0.8745, and an LPIPS of 0.1072, whereas F2DMAS achieves a PSNR of 31.09 dB, an SSIM of 0.9711, and an LPIPS of 0.0365. These results indicate that, under complex plant structures and non-ideal background conditions, it is difficult to obtain stable view reconstruction quality by relying only on traditional sparse and dense geometric reconstruction pipelines.</w:t>
      </w:r>
    </w:p>
    <w:p w14:paraId="5764D818" w14:textId="77777777" w:rsidR="0093022B" w:rsidRDefault="0093022B" w:rsidP="00FF7E02">
      <w:pPr>
        <w:pStyle w:val="Els-body-text"/>
        <w:spacing w:line="480" w:lineRule="auto"/>
        <w:jc w:val="left"/>
      </w:pPr>
      <w:r>
        <w:t xml:space="preserve">Compared with 3DGS, F2DMAS maintains high rendering quality while substantially reducing mesh extraction time. The PSNR, SSIM, and LPIPS of 3DGS are 30.17 dB, 0.9587, and 0.0386, respectively, while F2DMAS achieves 31.09 dB, 0.9711, and 0.0365. In terms of processing efficiency, the mesh extraction time of 3DGS is 642 s, whereas F2DMAS requires only 55 s, corresponding to a reduction of approximately 91.4%. This result shows that, in plant phenotypic measurement tasks, F2DMAS not only provides stable </w:t>
      </w:r>
      <w:r>
        <w:lastRenderedPageBreak/>
        <w:t>visual reconstruction results but also generates explicit mesh models for subsequent measurement more efficiently.</w:t>
      </w:r>
    </w:p>
    <w:p w14:paraId="63048E69" w14:textId="7CD96C14" w:rsidR="00DD5163" w:rsidRDefault="0093022B" w:rsidP="00FF7E02">
      <w:pPr>
        <w:pStyle w:val="Els-body-text"/>
        <w:spacing w:line="480" w:lineRule="auto"/>
        <w:jc w:val="left"/>
      </w:pPr>
      <w:r>
        <w:t>The comparison with standard 2DGS further shows that the performance gains of F2DMAS mainly come from the optimization of input data by front-end quality filtering and plant instance segmentation. Standard 2DGS obtains a PSNR of 29.58 dB, an SSIM of 0.9574, and an LPIPS of 0.0487, with training time and mesh extraction time of 12,913.7 s and 157.9 s, respectively. F2DMAS increases the PSNR to 31.09 dB and reduces the training time and mesh extraction time to 5,044.5 s and 55 s, respectively. These results indicate that, for plant images captured in complex backgrounds, removing severely blurred frames and separating the plant instance before reconstruction can reduce the interference of background regions in Gaussian representation optimization and mesh extraction, thereby improving the overall efficiency and usability of the workflow.</w:t>
      </w:r>
    </w:p>
    <w:p w14:paraId="72FDF39B" w14:textId="4AE0B6CB" w:rsidR="005F6ACA" w:rsidRDefault="005F6ACA" w:rsidP="00670817">
      <w:pPr>
        <w:pStyle w:val="Els-caption"/>
        <w:spacing w:line="480" w:lineRule="auto"/>
      </w:pPr>
      <w:r>
        <w:t>Table</w:t>
      </w:r>
      <w:r w:rsidR="001A15EB">
        <w:rPr>
          <w:lang w:eastAsia="zh-CN"/>
        </w:rPr>
        <w:t>.</w:t>
      </w:r>
      <w:r w:rsidR="006E22F6">
        <w:rPr>
          <w:rFonts w:hint="eastAsia"/>
          <w:lang w:eastAsia="zh-CN"/>
        </w:rPr>
        <w:t>5</w:t>
      </w:r>
      <w:r>
        <w:t xml:space="preserve">. </w:t>
      </w:r>
      <w:r w:rsidR="006E22F6" w:rsidRPr="006E22F6">
        <w:t>Comparison of Reconstruction Quality and Processing Efficiency across Different Reconstruction Pipelines</w:t>
      </w:r>
    </w:p>
    <w:tbl>
      <w:tblPr>
        <w:tblW w:w="0" w:type="auto"/>
        <w:jc w:val="center"/>
        <w:tblLook w:val="01E0" w:firstRow="1" w:lastRow="1" w:firstColumn="1" w:lastColumn="1" w:noHBand="0" w:noVBand="0"/>
      </w:tblPr>
      <w:tblGrid>
        <w:gridCol w:w="2724"/>
        <w:gridCol w:w="1292"/>
        <w:gridCol w:w="1292"/>
        <w:gridCol w:w="1179"/>
        <w:gridCol w:w="1179"/>
        <w:gridCol w:w="1179"/>
      </w:tblGrid>
      <w:tr w:rsidR="005F6ACA" w14:paraId="1891DCE9" w14:textId="78190988" w:rsidTr="005F6ACA">
        <w:trPr>
          <w:jc w:val="center"/>
        </w:trPr>
        <w:tc>
          <w:tcPr>
            <w:tcW w:w="2724" w:type="dxa"/>
            <w:tcBorders>
              <w:top w:val="single" w:sz="4" w:space="0" w:color="auto"/>
              <w:bottom w:val="single" w:sz="4" w:space="0" w:color="auto"/>
            </w:tcBorders>
          </w:tcPr>
          <w:p w14:paraId="1A02A281" w14:textId="7E6D141A" w:rsidR="005F6ACA" w:rsidRDefault="005F6ACA" w:rsidP="00670817">
            <w:pPr>
              <w:pStyle w:val="Els-table-text"/>
              <w:spacing w:line="480" w:lineRule="auto"/>
            </w:pPr>
            <w:r w:rsidRPr="005F6ACA">
              <w:t>Method</w:t>
            </w:r>
          </w:p>
        </w:tc>
        <w:tc>
          <w:tcPr>
            <w:tcW w:w="1292" w:type="dxa"/>
            <w:tcBorders>
              <w:top w:val="single" w:sz="4" w:space="0" w:color="auto"/>
              <w:bottom w:val="single" w:sz="4" w:space="0" w:color="auto"/>
            </w:tcBorders>
          </w:tcPr>
          <w:p w14:paraId="7220F12D" w14:textId="7E094020" w:rsidR="005F6ACA" w:rsidRDefault="005F6ACA" w:rsidP="00670817">
            <w:pPr>
              <w:pStyle w:val="Els-table-text"/>
              <w:spacing w:line="480" w:lineRule="auto"/>
            </w:pPr>
            <w:r w:rsidRPr="005F6ACA">
              <w:rPr>
                <w:rFonts w:hint="eastAsia"/>
              </w:rPr>
              <w:t>PSNR (</w:t>
            </w:r>
            <w:r w:rsidRPr="005F6ACA">
              <w:rPr>
                <w:rFonts w:hint="eastAsia"/>
              </w:rPr>
              <w:t>↑</w:t>
            </w:r>
            <w:r w:rsidRPr="005F6ACA">
              <w:rPr>
                <w:rFonts w:hint="eastAsia"/>
              </w:rPr>
              <w:t>)</w:t>
            </w:r>
          </w:p>
        </w:tc>
        <w:tc>
          <w:tcPr>
            <w:tcW w:w="1292" w:type="dxa"/>
            <w:tcBorders>
              <w:top w:val="single" w:sz="4" w:space="0" w:color="auto"/>
              <w:bottom w:val="single" w:sz="4" w:space="0" w:color="auto"/>
            </w:tcBorders>
          </w:tcPr>
          <w:p w14:paraId="74D132AC" w14:textId="1603CC42" w:rsidR="005F6ACA" w:rsidRDefault="005F6ACA" w:rsidP="00670817">
            <w:pPr>
              <w:pStyle w:val="Els-table-text"/>
              <w:spacing w:line="480" w:lineRule="auto"/>
            </w:pPr>
            <w:r w:rsidRPr="005F6ACA">
              <w:rPr>
                <w:rFonts w:hint="eastAsia"/>
              </w:rPr>
              <w:t>SSIM (</w:t>
            </w:r>
            <w:r w:rsidRPr="005F6ACA">
              <w:rPr>
                <w:rFonts w:hint="eastAsia"/>
              </w:rPr>
              <w:t>↑</w:t>
            </w:r>
            <w:r w:rsidRPr="005F6ACA">
              <w:rPr>
                <w:rFonts w:hint="eastAsia"/>
              </w:rPr>
              <w:t>)</w:t>
            </w:r>
          </w:p>
        </w:tc>
        <w:tc>
          <w:tcPr>
            <w:tcW w:w="1179" w:type="dxa"/>
            <w:tcBorders>
              <w:top w:val="single" w:sz="4" w:space="0" w:color="auto"/>
              <w:bottom w:val="single" w:sz="4" w:space="0" w:color="auto"/>
            </w:tcBorders>
          </w:tcPr>
          <w:p w14:paraId="28BDEE9E" w14:textId="7757E6AA" w:rsidR="005F6ACA" w:rsidRDefault="005F6ACA" w:rsidP="00670817">
            <w:pPr>
              <w:pStyle w:val="Els-table-text"/>
              <w:spacing w:line="480" w:lineRule="auto"/>
            </w:pPr>
            <w:proofErr w:type="gramStart"/>
            <w:r w:rsidRPr="005F6ACA">
              <w:rPr>
                <w:rFonts w:hint="eastAsia"/>
              </w:rPr>
              <w:t>LPIPS(</w:t>
            </w:r>
            <w:proofErr w:type="gramEnd"/>
            <w:r w:rsidRPr="005F6ACA">
              <w:rPr>
                <w:rFonts w:hint="eastAsia"/>
              </w:rPr>
              <w:t>↓</w:t>
            </w:r>
            <w:r w:rsidRPr="005F6ACA">
              <w:rPr>
                <w:rFonts w:hint="eastAsia"/>
              </w:rPr>
              <w:t>)</w:t>
            </w:r>
          </w:p>
        </w:tc>
        <w:tc>
          <w:tcPr>
            <w:tcW w:w="1179" w:type="dxa"/>
            <w:tcBorders>
              <w:top w:val="single" w:sz="4" w:space="0" w:color="auto"/>
              <w:bottom w:val="single" w:sz="4" w:space="0" w:color="auto"/>
            </w:tcBorders>
          </w:tcPr>
          <w:p w14:paraId="45BA4554" w14:textId="6E5BA6B5" w:rsidR="005F6ACA" w:rsidRDefault="005F6ACA" w:rsidP="00670817">
            <w:pPr>
              <w:pStyle w:val="Els-table-text"/>
              <w:spacing w:line="480" w:lineRule="auto"/>
            </w:pPr>
            <w:r w:rsidRPr="005F6ACA">
              <w:t>Train time(s)</w:t>
            </w:r>
          </w:p>
        </w:tc>
        <w:tc>
          <w:tcPr>
            <w:tcW w:w="1179" w:type="dxa"/>
            <w:tcBorders>
              <w:top w:val="single" w:sz="4" w:space="0" w:color="auto"/>
              <w:bottom w:val="single" w:sz="4" w:space="0" w:color="auto"/>
            </w:tcBorders>
          </w:tcPr>
          <w:p w14:paraId="738F9453" w14:textId="7674A2C3" w:rsidR="005F6ACA" w:rsidRDefault="005F6ACA" w:rsidP="00670817">
            <w:pPr>
              <w:pStyle w:val="Els-table-text"/>
              <w:spacing w:line="480" w:lineRule="auto"/>
            </w:pPr>
            <w:r w:rsidRPr="005F6ACA">
              <w:t>Mesh time(s)</w:t>
            </w:r>
          </w:p>
        </w:tc>
      </w:tr>
      <w:tr w:rsidR="00511D5F" w14:paraId="02BED52D" w14:textId="663A1FF9" w:rsidTr="005F6ACA">
        <w:trPr>
          <w:jc w:val="center"/>
        </w:trPr>
        <w:tc>
          <w:tcPr>
            <w:tcW w:w="2724" w:type="dxa"/>
            <w:tcBorders>
              <w:top w:val="single" w:sz="4" w:space="0" w:color="auto"/>
            </w:tcBorders>
          </w:tcPr>
          <w:p w14:paraId="2ED483D4" w14:textId="7A93F61F" w:rsidR="00511D5F" w:rsidRDefault="00511D5F" w:rsidP="00670817">
            <w:pPr>
              <w:pStyle w:val="Els-table-text"/>
              <w:spacing w:line="480" w:lineRule="auto"/>
            </w:pPr>
            <w:r w:rsidRPr="005F6ACA">
              <w:t>COLMAP</w:t>
            </w:r>
          </w:p>
        </w:tc>
        <w:tc>
          <w:tcPr>
            <w:tcW w:w="1292" w:type="dxa"/>
            <w:tcBorders>
              <w:top w:val="single" w:sz="4" w:space="0" w:color="auto"/>
            </w:tcBorders>
          </w:tcPr>
          <w:p w14:paraId="29D223CC" w14:textId="1B2A2D0C" w:rsidR="00511D5F" w:rsidRDefault="00511D5F" w:rsidP="00670817">
            <w:pPr>
              <w:pStyle w:val="Els-table-text"/>
              <w:spacing w:line="480" w:lineRule="auto"/>
            </w:pPr>
            <w:r w:rsidRPr="00FF0A61">
              <w:rPr>
                <w:rFonts w:hint="eastAsia"/>
              </w:rPr>
              <w:t>13.63</w:t>
            </w:r>
          </w:p>
        </w:tc>
        <w:tc>
          <w:tcPr>
            <w:tcW w:w="1292" w:type="dxa"/>
            <w:tcBorders>
              <w:top w:val="single" w:sz="4" w:space="0" w:color="auto"/>
            </w:tcBorders>
          </w:tcPr>
          <w:p w14:paraId="7DB42365" w14:textId="230592DE" w:rsidR="00511D5F" w:rsidRDefault="00511D5F" w:rsidP="00670817">
            <w:pPr>
              <w:pStyle w:val="Els-table-text"/>
              <w:spacing w:line="480" w:lineRule="auto"/>
            </w:pPr>
            <w:r w:rsidRPr="00FF0A61">
              <w:rPr>
                <w:rFonts w:hint="eastAsia"/>
              </w:rPr>
              <w:t>0.8745</w:t>
            </w:r>
          </w:p>
        </w:tc>
        <w:tc>
          <w:tcPr>
            <w:tcW w:w="1179" w:type="dxa"/>
            <w:tcBorders>
              <w:top w:val="single" w:sz="4" w:space="0" w:color="auto"/>
            </w:tcBorders>
          </w:tcPr>
          <w:p w14:paraId="284400FA" w14:textId="27E00FC3" w:rsidR="00511D5F" w:rsidRDefault="00511D5F" w:rsidP="00670817">
            <w:pPr>
              <w:pStyle w:val="Els-table-text"/>
              <w:spacing w:line="480" w:lineRule="auto"/>
            </w:pPr>
            <w:r w:rsidRPr="00FF0A61">
              <w:rPr>
                <w:rFonts w:hint="eastAsia"/>
              </w:rPr>
              <w:t>0.1072</w:t>
            </w:r>
          </w:p>
        </w:tc>
        <w:tc>
          <w:tcPr>
            <w:tcW w:w="1179" w:type="dxa"/>
            <w:tcBorders>
              <w:top w:val="single" w:sz="4" w:space="0" w:color="auto"/>
            </w:tcBorders>
          </w:tcPr>
          <w:p w14:paraId="778B645A" w14:textId="59C97FC2" w:rsidR="00511D5F" w:rsidRDefault="00511D5F" w:rsidP="00670817">
            <w:pPr>
              <w:pStyle w:val="Els-table-text"/>
              <w:spacing w:line="480" w:lineRule="auto"/>
            </w:pPr>
            <w:r>
              <w:rPr>
                <w:rFonts w:hint="eastAsia"/>
              </w:rPr>
              <w:t>599.5</w:t>
            </w:r>
          </w:p>
        </w:tc>
        <w:tc>
          <w:tcPr>
            <w:tcW w:w="1179" w:type="dxa"/>
            <w:tcBorders>
              <w:top w:val="single" w:sz="4" w:space="0" w:color="auto"/>
            </w:tcBorders>
          </w:tcPr>
          <w:p w14:paraId="5EE97BFB" w14:textId="2237201A" w:rsidR="00511D5F" w:rsidRDefault="00511D5F" w:rsidP="00670817">
            <w:pPr>
              <w:pStyle w:val="Els-table-text"/>
              <w:spacing w:line="480" w:lineRule="auto"/>
            </w:pPr>
            <w:r>
              <w:rPr>
                <w:rFonts w:hint="eastAsia"/>
              </w:rPr>
              <w:t>78</w:t>
            </w:r>
          </w:p>
        </w:tc>
      </w:tr>
      <w:tr w:rsidR="00511D5F" w14:paraId="30CFAD94" w14:textId="3E4634EF" w:rsidTr="005F6ACA">
        <w:trPr>
          <w:jc w:val="center"/>
        </w:trPr>
        <w:tc>
          <w:tcPr>
            <w:tcW w:w="2724" w:type="dxa"/>
          </w:tcPr>
          <w:p w14:paraId="6E04E002" w14:textId="1E60AB21" w:rsidR="00511D5F" w:rsidRDefault="00511D5F" w:rsidP="00670817">
            <w:pPr>
              <w:pStyle w:val="Els-table-text"/>
              <w:spacing w:line="480" w:lineRule="auto"/>
            </w:pPr>
            <w:r w:rsidRPr="00511D5F">
              <w:t>3DGS</w:t>
            </w:r>
          </w:p>
        </w:tc>
        <w:tc>
          <w:tcPr>
            <w:tcW w:w="1292" w:type="dxa"/>
          </w:tcPr>
          <w:p w14:paraId="4C12A391" w14:textId="209E7B8C" w:rsidR="00511D5F" w:rsidRDefault="00511D5F" w:rsidP="00670817">
            <w:pPr>
              <w:pStyle w:val="Els-table-text"/>
              <w:spacing w:line="480" w:lineRule="auto"/>
            </w:pPr>
            <w:r w:rsidRPr="00FF0A61">
              <w:rPr>
                <w:rFonts w:hint="eastAsia"/>
              </w:rPr>
              <w:t>30.17</w:t>
            </w:r>
          </w:p>
        </w:tc>
        <w:tc>
          <w:tcPr>
            <w:tcW w:w="1292" w:type="dxa"/>
          </w:tcPr>
          <w:p w14:paraId="0219BF61" w14:textId="0B8FE081" w:rsidR="00511D5F" w:rsidRDefault="00511D5F" w:rsidP="00670817">
            <w:pPr>
              <w:pStyle w:val="Els-table-text"/>
              <w:spacing w:line="480" w:lineRule="auto"/>
            </w:pPr>
            <w:r w:rsidRPr="00FF0A61">
              <w:rPr>
                <w:rFonts w:hint="eastAsia"/>
              </w:rPr>
              <w:t>0.9</w:t>
            </w:r>
            <w:r>
              <w:rPr>
                <w:rFonts w:hint="eastAsia"/>
              </w:rPr>
              <w:t>587</w:t>
            </w:r>
          </w:p>
        </w:tc>
        <w:tc>
          <w:tcPr>
            <w:tcW w:w="1179" w:type="dxa"/>
          </w:tcPr>
          <w:p w14:paraId="41F12043" w14:textId="53C0FD9A" w:rsidR="00511D5F" w:rsidRDefault="00511D5F" w:rsidP="00670817">
            <w:pPr>
              <w:pStyle w:val="Els-table-text"/>
              <w:spacing w:line="480" w:lineRule="auto"/>
            </w:pPr>
            <w:r w:rsidRPr="00FF0A61">
              <w:rPr>
                <w:rFonts w:hint="eastAsia"/>
              </w:rPr>
              <w:t>0.0386</w:t>
            </w:r>
          </w:p>
        </w:tc>
        <w:tc>
          <w:tcPr>
            <w:tcW w:w="1179" w:type="dxa"/>
          </w:tcPr>
          <w:p w14:paraId="405CBD41" w14:textId="2DCDD97C" w:rsidR="00511D5F" w:rsidRDefault="00511D5F" w:rsidP="00670817">
            <w:pPr>
              <w:pStyle w:val="Els-table-text"/>
              <w:spacing w:line="480" w:lineRule="auto"/>
            </w:pPr>
            <w:r>
              <w:rPr>
                <w:rFonts w:hint="eastAsia"/>
              </w:rPr>
              <w:t>5413.5</w:t>
            </w:r>
          </w:p>
        </w:tc>
        <w:tc>
          <w:tcPr>
            <w:tcW w:w="1179" w:type="dxa"/>
          </w:tcPr>
          <w:p w14:paraId="26698C1E" w14:textId="4D1D2A09" w:rsidR="00511D5F" w:rsidRDefault="00511D5F" w:rsidP="00670817">
            <w:pPr>
              <w:pStyle w:val="Els-table-text"/>
              <w:spacing w:line="480" w:lineRule="auto"/>
            </w:pPr>
            <w:r>
              <w:rPr>
                <w:rFonts w:hint="eastAsia"/>
              </w:rPr>
              <w:t>642</w:t>
            </w:r>
          </w:p>
        </w:tc>
      </w:tr>
      <w:tr w:rsidR="00511D5F" w:rsidRPr="00511D5F" w14:paraId="0624F3CD" w14:textId="3A3125D4" w:rsidTr="005F6ACA">
        <w:trPr>
          <w:jc w:val="center"/>
        </w:trPr>
        <w:tc>
          <w:tcPr>
            <w:tcW w:w="2724" w:type="dxa"/>
            <w:tcBorders>
              <w:bottom w:val="single" w:sz="4" w:space="0" w:color="auto"/>
            </w:tcBorders>
          </w:tcPr>
          <w:p w14:paraId="2A42C93B" w14:textId="0EA1FCB2" w:rsidR="00511D5F" w:rsidRPr="00511D5F" w:rsidRDefault="00511D5F" w:rsidP="00670817">
            <w:pPr>
              <w:pStyle w:val="Els-table-text"/>
              <w:spacing w:line="480" w:lineRule="auto"/>
            </w:pPr>
            <w:r w:rsidRPr="00511D5F">
              <w:t>F2DMAS</w:t>
            </w:r>
          </w:p>
        </w:tc>
        <w:tc>
          <w:tcPr>
            <w:tcW w:w="1292" w:type="dxa"/>
            <w:tcBorders>
              <w:bottom w:val="single" w:sz="4" w:space="0" w:color="auto"/>
            </w:tcBorders>
          </w:tcPr>
          <w:p w14:paraId="5F2EAB55" w14:textId="58F45793" w:rsidR="00511D5F" w:rsidRPr="00511D5F" w:rsidRDefault="00511D5F" w:rsidP="00670817">
            <w:pPr>
              <w:pStyle w:val="Els-table-text"/>
              <w:spacing w:line="480" w:lineRule="auto"/>
            </w:pPr>
            <w:r w:rsidRPr="00511D5F">
              <w:rPr>
                <w:rFonts w:hint="eastAsia"/>
              </w:rPr>
              <w:t>31.09</w:t>
            </w:r>
          </w:p>
        </w:tc>
        <w:tc>
          <w:tcPr>
            <w:tcW w:w="1292" w:type="dxa"/>
            <w:tcBorders>
              <w:bottom w:val="single" w:sz="4" w:space="0" w:color="auto"/>
            </w:tcBorders>
          </w:tcPr>
          <w:p w14:paraId="1C6FBFFC" w14:textId="37E08ACA" w:rsidR="00511D5F" w:rsidRPr="00511D5F" w:rsidRDefault="00511D5F" w:rsidP="00670817">
            <w:pPr>
              <w:pStyle w:val="Els-table-text"/>
              <w:spacing w:line="480" w:lineRule="auto"/>
            </w:pPr>
            <w:r w:rsidRPr="00511D5F">
              <w:rPr>
                <w:rFonts w:hint="eastAsia"/>
              </w:rPr>
              <w:t>0.9711</w:t>
            </w:r>
          </w:p>
        </w:tc>
        <w:tc>
          <w:tcPr>
            <w:tcW w:w="1179" w:type="dxa"/>
            <w:tcBorders>
              <w:bottom w:val="single" w:sz="4" w:space="0" w:color="auto"/>
            </w:tcBorders>
          </w:tcPr>
          <w:p w14:paraId="026B332E" w14:textId="5B09D114" w:rsidR="00511D5F" w:rsidRPr="00511D5F" w:rsidRDefault="00511D5F" w:rsidP="00670817">
            <w:pPr>
              <w:pStyle w:val="Els-table-text"/>
              <w:spacing w:line="480" w:lineRule="auto"/>
            </w:pPr>
            <w:r w:rsidRPr="00511D5F">
              <w:rPr>
                <w:rFonts w:hint="eastAsia"/>
              </w:rPr>
              <w:t>0.0365</w:t>
            </w:r>
          </w:p>
        </w:tc>
        <w:tc>
          <w:tcPr>
            <w:tcW w:w="1179" w:type="dxa"/>
            <w:tcBorders>
              <w:bottom w:val="single" w:sz="4" w:space="0" w:color="auto"/>
            </w:tcBorders>
          </w:tcPr>
          <w:p w14:paraId="5047519D" w14:textId="22A6D1CC" w:rsidR="00511D5F" w:rsidRPr="00511D5F" w:rsidRDefault="00511D5F" w:rsidP="00670817">
            <w:pPr>
              <w:pStyle w:val="Els-table-text"/>
              <w:spacing w:line="480" w:lineRule="auto"/>
            </w:pPr>
            <w:r w:rsidRPr="00511D5F">
              <w:rPr>
                <w:rFonts w:hint="eastAsia"/>
              </w:rPr>
              <w:t>5044.5</w:t>
            </w:r>
          </w:p>
        </w:tc>
        <w:tc>
          <w:tcPr>
            <w:tcW w:w="1179" w:type="dxa"/>
            <w:tcBorders>
              <w:bottom w:val="single" w:sz="4" w:space="0" w:color="auto"/>
            </w:tcBorders>
          </w:tcPr>
          <w:p w14:paraId="0A850212" w14:textId="74CB374D" w:rsidR="00511D5F" w:rsidRPr="00511D5F" w:rsidRDefault="00511D5F" w:rsidP="00670817">
            <w:pPr>
              <w:pStyle w:val="Els-table-text"/>
              <w:spacing w:line="480" w:lineRule="auto"/>
            </w:pPr>
            <w:r w:rsidRPr="00511D5F">
              <w:rPr>
                <w:rFonts w:hint="eastAsia"/>
              </w:rPr>
              <w:t>55</w:t>
            </w:r>
          </w:p>
        </w:tc>
      </w:tr>
    </w:tbl>
    <w:p w14:paraId="25BBEC71" w14:textId="77777777" w:rsidR="00644BC3" w:rsidRDefault="00644BC3" w:rsidP="00670817">
      <w:pPr>
        <w:pStyle w:val="Els-body-text"/>
        <w:widowControl w:val="0"/>
        <w:spacing w:line="480" w:lineRule="auto"/>
        <w:rPr>
          <w:lang w:eastAsia="zh-CN"/>
        </w:rPr>
      </w:pPr>
    </w:p>
    <w:p w14:paraId="056F797F" w14:textId="356A3DA0" w:rsidR="00DD5163" w:rsidRDefault="0093022B" w:rsidP="00DD5163">
      <w:pPr>
        <w:pStyle w:val="Els-2ndorder-head"/>
        <w:spacing w:line="480" w:lineRule="auto"/>
        <w:rPr>
          <w:lang w:eastAsia="zh-CN"/>
        </w:rPr>
      </w:pPr>
      <w:r w:rsidRPr="0093022B">
        <w:t>Workflow Ablation Study</w:t>
      </w:r>
    </w:p>
    <w:p w14:paraId="7C8F3A99" w14:textId="69F0235B" w:rsidR="0093022B" w:rsidRDefault="0093022B" w:rsidP="00FF7E02">
      <w:pPr>
        <w:pStyle w:val="Els-body-text"/>
        <w:spacing w:line="480" w:lineRule="auto"/>
        <w:jc w:val="left"/>
      </w:pPr>
      <w:r>
        <w:t xml:space="preserve">To analyze the effects of different preprocessing modules in F2DMAS on reconstruction results, this study designs a workflow ablation experiment. </w:t>
      </w:r>
      <w:ins w:id="51" w:author="a88101" w:date="2026-06-09T11:09:00Z" w16du:dateUtc="2026-06-09T03:09:00Z">
        <w:r w:rsidR="00E5079E" w:rsidRPr="00E5079E">
          <w:t>The standard 2DGS pipeline using raw frames with background regions and blurred frames retained is used as the Base setting.</w:t>
        </w:r>
      </w:ins>
      <w:del w:id="52" w:author="a88101" w:date="2026-06-09T11:09:00Z" w16du:dateUtc="2026-06-09T03:09:00Z">
        <w:r w:rsidDel="00E5079E">
          <w:delText>The standard 2DGS pipeline is used as the Base setting.</w:delText>
        </w:r>
      </w:del>
      <w:r>
        <w:t xml:space="preserve"> </w:t>
      </w:r>
      <w:ins w:id="53" w:author="a88101" w:date="2026-06-09T10:57:00Z" w16du:dateUtc="2026-06-09T02:57:00Z">
        <w:r w:rsidR="00BA65B6" w:rsidRPr="00BA65B6">
          <w:t xml:space="preserve">The FFT-based frequency-domain frame quality filtering module, SAM3-only foreground segmentation, and the complete FSAM3 foreground extraction module are then introduced separately or jointly to form six settings, namely Base, </w:t>
        </w:r>
        <w:proofErr w:type="spellStart"/>
        <w:r w:rsidR="00BA65B6" w:rsidRPr="00BA65B6">
          <w:t>Base+FFT</w:t>
        </w:r>
        <w:proofErr w:type="spellEnd"/>
        <w:r w:rsidR="00BA65B6" w:rsidRPr="00BA65B6">
          <w:t>, Base+SAM3, Base+FSAM3, Base+FFT+SAM3, and the full F2DMAS workflow.</w:t>
        </w:r>
      </w:ins>
      <w:ins w:id="54" w:author="a88101" w:date="2026-06-09T10:58:00Z" w16du:dateUtc="2026-06-09T02:58:00Z">
        <w:r w:rsidR="00BA65B6" w:rsidRPr="00BA65B6">
          <w:t xml:space="preserve"> </w:t>
        </w:r>
        <w:r w:rsidR="00BA65B6" w:rsidRPr="00BA65B6">
          <w:t xml:space="preserve">Here, Base+SAM3 denotes direct foreground extraction using SAM3 masks without the additional FSAM3 post-processing steps, </w:t>
        </w:r>
        <w:r w:rsidR="00BA65B6" w:rsidRPr="00BA65B6">
          <w:lastRenderedPageBreak/>
          <w:t>whereas Base+FSAM3 denotes the use of the complete FSAM3 module, including SAM3-based mask generation and subsequent foreground refinement.</w:t>
        </w:r>
      </w:ins>
      <w:del w:id="55" w:author="a88101" w:date="2026-06-09T10:57:00Z" w16du:dateUtc="2026-06-09T02:57:00Z">
        <w:r w:rsidDel="00BA65B6">
          <w:delText>The frequency-domain frame quality filtering module and the plant instance segmentation module are then added separately to form four settings, namely Base, Base+FFT, Base+SAM3, and the full F2DMAS workflow.</w:delText>
        </w:r>
      </w:del>
      <w:r>
        <w:t xml:space="preserve"> By comparing PSNR, SSIM, LPIPS, training time, and mesh extraction time under different settings, this experiment evaluates the roles of image quality filtering and plant foreground segmentation in the 3D reconstruction pipeline.</w:t>
      </w:r>
    </w:p>
    <w:p w14:paraId="1DC80C99" w14:textId="0ADBCA03" w:rsidR="0093022B" w:rsidRDefault="001A15EB" w:rsidP="00FF7E02">
      <w:pPr>
        <w:pStyle w:val="Els-body-text"/>
        <w:spacing w:line="480" w:lineRule="auto"/>
        <w:jc w:val="left"/>
      </w:pPr>
      <w:r>
        <w:t>Table.</w:t>
      </w:r>
      <w:r w:rsidR="00271E66">
        <w:rPr>
          <w:rFonts w:hint="eastAsia"/>
        </w:rPr>
        <w:t>6</w:t>
      </w:r>
      <w:r w:rsidR="0093022B">
        <w:t xml:space="preserve"> reports the ablation results. Compared with Base, adding FFT-based frequency-domain frame quality filtering increases PSNR from 29.58 dB to 29.80 dB, increases SSIM from 0.9574 to 0.9623, and decreases LPIPS from 0.0487 to 0.0453. The training time and mesh extraction time also decrease from 12,913.7 s and 157.9 s to 12,510.3 s and 144.3 s, respectively. These results indicate that removing severely blurred frames improves the quality of input images to some extent and reduces the influence of low-quality views on feature matching and Gaussian optimization. However, the improvement brought by frame quality filtering alone remains limited.</w:t>
      </w:r>
      <w:ins w:id="56" w:author="a88101" w:date="2026-06-09T10:59:00Z" w16du:dateUtc="2026-06-09T02:59:00Z">
        <w:r w:rsidR="00BA65B6" w:rsidRPr="00BA65B6">
          <w:t xml:space="preserve"> </w:t>
        </w:r>
      </w:ins>
      <w:ins w:id="57" w:author="a88101" w:date="2026-06-09T11:13:00Z" w16du:dateUtc="2026-06-09T03:13:00Z">
        <w:r w:rsidR="00E5079E">
          <w:rPr>
            <w:rFonts w:hint="eastAsia"/>
            <w:lang w:eastAsia="zh-CN"/>
          </w:rPr>
          <w:t>B</w:t>
        </w:r>
      </w:ins>
      <w:ins w:id="58" w:author="a88101" w:date="2026-06-09T10:59:00Z" w16du:dateUtc="2026-06-09T02:59:00Z">
        <w:r w:rsidR="00BA65B6" w:rsidRPr="00BA65B6">
          <w:t>ecause background regions are still retained in the reconstruction images and can still participate in 2DGS optimization and TSDF meshing.</w:t>
        </w:r>
      </w:ins>
    </w:p>
    <w:p w14:paraId="1E981DBB" w14:textId="67398354" w:rsidR="0093022B" w:rsidRDefault="0093022B" w:rsidP="00FF7E02">
      <w:pPr>
        <w:pStyle w:val="Els-body-text"/>
        <w:spacing w:line="480" w:lineRule="auto"/>
        <w:jc w:val="left"/>
      </w:pPr>
      <w:r>
        <w:t xml:space="preserve">After introducing </w:t>
      </w:r>
      <w:ins w:id="59" w:author="a88101" w:date="2026-06-09T11:14:00Z" w16du:dateUtc="2026-06-09T03:14:00Z">
        <w:r w:rsidR="004978E0" w:rsidRPr="004978E0">
          <w:t>SAM3-only foreground segmentation</w:t>
        </w:r>
      </w:ins>
      <w:del w:id="60" w:author="a88101" w:date="2026-06-09T11:14:00Z" w16du:dateUtc="2026-06-09T03:14:00Z">
        <w:r w:rsidDel="004978E0">
          <w:delText>the plant instance segmentation module</w:delText>
        </w:r>
      </w:del>
      <w:r>
        <w:t xml:space="preserve">, the improvements become more evident. </w:t>
      </w:r>
      <w:ins w:id="61" w:author="a88101" w:date="2026-06-09T11:00:00Z" w16du:dateUtc="2026-06-09T03:00:00Z">
        <w:r w:rsidR="00C11500" w:rsidRPr="00C11500">
          <w:t>Base+SAM3 increases PSNR to 30.14 dB and SSIM to 0.9656, while reducing LPIPS to 0.0426.</w:t>
        </w:r>
      </w:ins>
      <w:del w:id="62" w:author="a88101" w:date="2026-06-09T11:00:00Z" w16du:dateUtc="2026-06-09T03:00:00Z">
        <w:r w:rsidDel="00C11500">
          <w:delText>Base+SAM3 increases PSNR to 30.50 dB and SSIM to 0.9687, while reducing LPIPS to 0.0397.</w:delText>
        </w:r>
      </w:del>
      <w:r>
        <w:t xml:space="preserve"> </w:t>
      </w:r>
      <w:ins w:id="63" w:author="a88101" w:date="2026-06-09T11:00:00Z" w16du:dateUtc="2026-06-09T03:00:00Z">
        <w:r w:rsidR="00C11500" w:rsidRPr="00C11500">
          <w:t>The training time decreases from 12,913.7 s in Base to 7,826.4 s, and the mesh extraction time decreases from 157.9 s to 92.8 s.</w:t>
        </w:r>
      </w:ins>
      <w:del w:id="64" w:author="a88101" w:date="2026-06-09T11:00:00Z" w16du:dateUtc="2026-06-09T03:00:00Z">
        <w:r w:rsidDel="00C11500">
          <w:delText>The training time decreases from 12,913.7 s in Base to 6,541.3 s, and the mesh extraction time decreases from 157.9 s to 73.6 s.</w:delText>
        </w:r>
      </w:del>
      <w:r>
        <w:t xml:space="preserve"> These results show that, for plant images captured in complex backgrounds, background regions increase the computational cost of Gaussian representation optimization and mesh extraction. By separating the plant instance from the background, </w:t>
      </w:r>
      <w:ins w:id="65" w:author="a88101" w:date="2026-06-09T11:15:00Z" w16du:dateUtc="2026-06-09T03:15:00Z">
        <w:r w:rsidR="00457A82" w:rsidRPr="00457A82">
          <w:t>SAM3-only foreground extraction</w:t>
        </w:r>
      </w:ins>
      <w:del w:id="66" w:author="a88101" w:date="2026-06-09T11:15:00Z" w16du:dateUtc="2026-06-09T03:15:00Z">
        <w:r w:rsidDel="00457A82">
          <w:delText>the segmentation module</w:delText>
        </w:r>
      </w:del>
      <w:r>
        <w:t xml:space="preserve"> allows the reconstruction process to focus more on the target plant region, thereby improving both reconstruction quality and processing efficiency.</w:t>
      </w:r>
      <w:ins w:id="67" w:author="a88101" w:date="2026-06-09T11:06:00Z" w16du:dateUtc="2026-06-09T03:06:00Z">
        <w:r w:rsidR="00E5079E">
          <w:rPr>
            <w:rFonts w:hint="eastAsia"/>
            <w:lang w:eastAsia="zh-CN"/>
          </w:rPr>
          <w:t xml:space="preserve"> </w:t>
        </w:r>
      </w:ins>
      <w:proofErr w:type="gramStart"/>
      <w:ins w:id="68" w:author="a88101" w:date="2026-06-09T11:01:00Z" w16du:dateUtc="2026-06-09T03:01:00Z">
        <w:r w:rsidR="00C11500" w:rsidRPr="00C11500">
          <w:t>However</w:t>
        </w:r>
        <w:proofErr w:type="gramEnd"/>
        <w:r w:rsidR="00C11500" w:rsidRPr="00C11500">
          <w:t xml:space="preserve">, SAM3-only masks may still suffer from incomplete plant segmentation, plant-background adhesion, noisy connected regions, and residual artifacts under complex backgrounds. After replacing SAM3-only masks with the complete FSAM3 foreground extraction module, Base+FSAM3 further improves PSNR to 30.50 dB and SSIM to 0.9687, reduces LPIPS to 0.0397, and decreases the training time and mesh extraction time to 6,541.3 s and 73.6 s, respectively. This comparison indicates that the performance gain is not simply caused by using SAM3 as the segmentation </w:t>
        </w:r>
        <w:proofErr w:type="gramStart"/>
        <w:r w:rsidR="00C11500" w:rsidRPr="00C11500">
          <w:t>backbone, but</w:t>
        </w:r>
        <w:proofErr w:type="gramEnd"/>
        <w:r w:rsidR="00C11500" w:rsidRPr="00C11500">
          <w:t xml:space="preserve"> also comes from the additional FSAM3 foreground refinement steps.</w:t>
        </w:r>
      </w:ins>
    </w:p>
    <w:p w14:paraId="78111CD4" w14:textId="7B46B29F" w:rsidR="00D66FDB" w:rsidRDefault="00C11500" w:rsidP="00E5079E">
      <w:pPr>
        <w:pStyle w:val="Els-body-text"/>
        <w:spacing w:line="480" w:lineRule="auto"/>
        <w:jc w:val="left"/>
        <w:rPr>
          <w:rFonts w:hint="eastAsia"/>
          <w:lang w:eastAsia="zh-CN"/>
        </w:rPr>
      </w:pPr>
      <w:ins w:id="69" w:author="a88101" w:date="2026-06-09T11:02:00Z" w16du:dateUtc="2026-06-09T03:02:00Z">
        <w:r w:rsidRPr="00C11500">
          <w:lastRenderedPageBreak/>
          <w:t>Under FFT-filtered input conditions, Base+FFT+SAM3 achieves a PSNR of 30.37 dB, an SSIM of 0.9672, and an LPIPS of 0.0411, with training and mesh extraction times of 7,314.8 s and 84.5 s, respectively.</w:t>
        </w:r>
      </w:ins>
      <w:ins w:id="70" w:author="a88101" w:date="2026-06-09T11:03:00Z" w16du:dateUtc="2026-06-09T03:03:00Z">
        <w:r w:rsidRPr="00C11500">
          <w:t xml:space="preserve"> </w:t>
        </w:r>
        <w:r w:rsidRPr="00C11500">
          <w:t>The full F2DMAS workflow, which combines FFT-based frame quality filtering and FSAM3 foreground extraction, achieves the best results across all metrics.</w:t>
        </w:r>
      </w:ins>
      <w:del w:id="71" w:author="a88101" w:date="2026-06-09T11:03:00Z" w16du:dateUtc="2026-06-09T03:03:00Z">
        <w:r w:rsidR="0093022B" w:rsidDel="00C11500">
          <w:delText>The full F2DMAS workflow introduces both frequency-domain frame quality filtering and plant instance segmentation, and achieves the best results across all metrics.</w:delText>
        </w:r>
      </w:del>
      <w:r w:rsidR="0093022B">
        <w:t xml:space="preserve"> Its PSNR reaches 31.09 dB, SSIM reaches 0.9711, and LPIPS decreases to 0.0365. The training time and mesh extraction time decrease to 5,044.5 s and 55.0 s, respectively. Compared with Base, the full workflow reduces training time by 60.94% and mesh extraction time by 65.17%. </w:t>
      </w:r>
      <w:ins w:id="72" w:author="a88101" w:date="2026-06-09T11:11:00Z" w16du:dateUtc="2026-06-09T03:11:00Z">
        <w:r w:rsidR="00E5079E" w:rsidRPr="00E5079E">
          <w:t>These results indicate that FFT-based frame quality filtering and FSAM3-based foreground extraction are complementary. The former mainly reduces the influence of blurred frames on multi-view geometric estimation and reconstruction optimization, while the latter mainly reduces background interference, noisy mask regions, and plant-background adhesion in Gaussian representation and TSDF meshing.</w:t>
        </w:r>
      </w:ins>
      <w:del w:id="73" w:author="a88101" w:date="2026-06-09T11:11:00Z" w16du:dateUtc="2026-06-09T03:11:00Z">
        <w:r w:rsidR="0093022B" w:rsidDel="00E5079E">
          <w:delText>These results indicate that frequency-domain quality filtering and spatial-domain plant instance segmentation are complementary. The former mainly reduces the influence of blurred frames on multi-view geometric estimation and reconstruction optimization, while the latter mainly reduces the interference of background regions in Gaussian representation and meshing.</w:delText>
        </w:r>
      </w:del>
      <w:r w:rsidR="0093022B">
        <w:t xml:space="preserve"> When combined, these two modules improve both reconstruction stability and processing efficiency of F2DMAS under non-ideal acquisition conditions.</w:t>
      </w:r>
      <w:ins w:id="74" w:author="a88101" w:date="2026-06-09T11:03:00Z" w16du:dateUtc="2026-06-09T03:03:00Z">
        <w:r w:rsidR="00E5079E" w:rsidRPr="00E5079E">
          <w:t xml:space="preserve"> </w:t>
        </w:r>
        <w:r w:rsidR="00E5079E" w:rsidRPr="00E5079E">
          <w:t xml:space="preserve">Importantly, </w:t>
        </w:r>
        <w:proofErr w:type="gramStart"/>
        <w:r w:rsidR="00E5079E" w:rsidRPr="00E5079E">
          <w:t>Base</w:t>
        </w:r>
        <w:proofErr w:type="gramEnd"/>
        <w:r w:rsidR="00E5079E" w:rsidRPr="00E5079E">
          <w:t xml:space="preserve">+FSAM3 uses the same raw-frame condition as Base, with blurred frames retained, but still outperforms Base and Base+SAM3. </w:t>
        </w:r>
      </w:ins>
      <w:ins w:id="75" w:author="a88101" w:date="2026-06-09T11:11:00Z" w16du:dateUtc="2026-06-09T03:11:00Z">
        <w:r w:rsidR="00E5079E" w:rsidRPr="00E5079E">
          <w:t xml:space="preserve">This comparison confirms that the improvement of F2DMAS is not solely due to FFT-based blur-frame removal or the direct use of SAM3, but results from the combined contribution of FSAM3 foreground refinement and </w:t>
        </w:r>
      </w:ins>
      <w:ins w:id="76" w:author="a88101" w:date="2026-06-09T11:15:00Z" w16du:dateUtc="2026-06-09T03:15:00Z">
        <w:r w:rsidR="003518B4" w:rsidRPr="003518B4">
          <w:t>FFT-based frame quality filtering</w:t>
        </w:r>
      </w:ins>
      <w:ins w:id="77" w:author="a88101" w:date="2026-06-09T11:11:00Z" w16du:dateUtc="2026-06-09T03:11:00Z">
        <w:r w:rsidR="00E5079E" w:rsidRPr="00E5079E">
          <w:t>.</w:t>
        </w:r>
      </w:ins>
    </w:p>
    <w:p w14:paraId="5F376321" w14:textId="71C99723" w:rsidR="006E22F6" w:rsidRDefault="006E22F6" w:rsidP="00660EF9">
      <w:pPr>
        <w:pStyle w:val="Els-caption"/>
        <w:spacing w:line="480" w:lineRule="auto"/>
        <w:rPr>
          <w:lang w:eastAsia="zh-CN"/>
        </w:rPr>
      </w:pPr>
      <w:r>
        <w:t>Table</w:t>
      </w:r>
      <w:r w:rsidR="001A15EB">
        <w:rPr>
          <w:lang w:eastAsia="zh-CN"/>
        </w:rPr>
        <w:t>.</w:t>
      </w:r>
      <w:r>
        <w:rPr>
          <w:rFonts w:hint="eastAsia"/>
        </w:rPr>
        <w:t>6</w:t>
      </w:r>
      <w:r>
        <w:t>.</w:t>
      </w:r>
      <w:r>
        <w:rPr>
          <w:rFonts w:hint="eastAsia"/>
        </w:rPr>
        <w:t xml:space="preserve"> </w:t>
      </w:r>
      <w:ins w:id="78" w:author="a88101" w:date="2026-06-09T10:55:00Z" w16du:dateUtc="2026-06-09T02:55:00Z">
        <w:r w:rsidR="00060B18" w:rsidRPr="00060B18">
          <w:t>Ablation results of FFT-based frame filtering and FSAM3 foreground extraction using the same 2DGS reconstruction backend</w:t>
        </w:r>
      </w:ins>
      <w:del w:id="79" w:author="a88101" w:date="2026-06-09T10:55:00Z" w16du:dateUtc="2026-06-09T02:55:00Z">
        <w:r w:rsidRPr="006E22F6" w:rsidDel="00060B18">
          <w:delText>Ablation Results of the F2DMAS Workflow</w:delText>
        </w:r>
      </w:del>
    </w:p>
    <w:tbl>
      <w:tblPr>
        <w:tblW w:w="9505" w:type="dxa"/>
        <w:jc w:val="center"/>
        <w:tblLook w:val="01E0" w:firstRow="1" w:lastRow="1" w:firstColumn="1" w:lastColumn="1" w:noHBand="0" w:noVBand="0"/>
        <w:tblPrChange w:id="80" w:author="a88101" w:date="2026-06-09T10:28:00Z" w16du:dateUtc="2026-06-09T02:28:00Z">
          <w:tblPr>
            <w:tblW w:w="9505" w:type="dxa"/>
            <w:jc w:val="center"/>
            <w:tblLook w:val="01E0" w:firstRow="1" w:lastRow="1" w:firstColumn="1" w:lastColumn="1" w:noHBand="0" w:noVBand="0"/>
          </w:tblPr>
        </w:tblPrChange>
      </w:tblPr>
      <w:tblGrid>
        <w:gridCol w:w="2238"/>
        <w:gridCol w:w="586"/>
        <w:gridCol w:w="797"/>
        <w:gridCol w:w="1012"/>
        <w:gridCol w:w="717"/>
        <w:gridCol w:w="784"/>
        <w:gridCol w:w="737"/>
        <w:gridCol w:w="737"/>
        <w:gridCol w:w="985"/>
        <w:gridCol w:w="912"/>
        <w:tblGridChange w:id="81">
          <w:tblGrid>
            <w:gridCol w:w="1134"/>
            <w:gridCol w:w="677"/>
            <w:gridCol w:w="427"/>
            <w:gridCol w:w="518"/>
            <w:gridCol w:w="68"/>
            <w:gridCol w:w="797"/>
            <w:gridCol w:w="147"/>
            <w:gridCol w:w="814"/>
            <w:gridCol w:w="51"/>
            <w:gridCol w:w="717"/>
            <w:gridCol w:w="177"/>
            <w:gridCol w:w="607"/>
            <w:gridCol w:w="208"/>
            <w:gridCol w:w="529"/>
            <w:gridCol w:w="285"/>
            <w:gridCol w:w="452"/>
            <w:gridCol w:w="743"/>
            <w:gridCol w:w="242"/>
            <w:gridCol w:w="912"/>
          </w:tblGrid>
        </w:tblGridChange>
      </w:tblGrid>
      <w:tr w:rsidR="00AE50D2" w14:paraId="4DB23AE7" w14:textId="134F99A2" w:rsidTr="00AE50D2">
        <w:trPr>
          <w:trHeight w:val="45"/>
          <w:jc w:val="center"/>
          <w:trPrChange w:id="82" w:author="a88101" w:date="2026-06-09T10:28:00Z" w16du:dateUtc="2026-06-09T02:28:00Z">
            <w:trPr>
              <w:trHeight w:val="45"/>
              <w:jc w:val="center"/>
            </w:trPr>
          </w:trPrChange>
        </w:trPr>
        <w:tc>
          <w:tcPr>
            <w:tcW w:w="1134" w:type="dxa"/>
            <w:tcBorders>
              <w:top w:val="single" w:sz="4" w:space="0" w:color="auto"/>
              <w:bottom w:val="single" w:sz="4" w:space="0" w:color="auto"/>
            </w:tcBorders>
            <w:tcPrChange w:id="83" w:author="a88101" w:date="2026-06-09T10:28:00Z" w16du:dateUtc="2026-06-09T02:28:00Z">
              <w:tcPr>
                <w:tcW w:w="1128" w:type="dxa"/>
                <w:tcBorders>
                  <w:top w:val="single" w:sz="4" w:space="0" w:color="auto"/>
                  <w:bottom w:val="single" w:sz="4" w:space="0" w:color="auto"/>
                </w:tcBorders>
              </w:tcPr>
            </w:tcPrChange>
          </w:tcPr>
          <w:p w14:paraId="7506C4BC" w14:textId="77777777" w:rsidR="00D66FDB" w:rsidRDefault="00D66FDB" w:rsidP="0041754F">
            <w:pPr>
              <w:pStyle w:val="Els-table-text"/>
              <w:spacing w:line="480" w:lineRule="auto"/>
            </w:pPr>
            <w:r w:rsidRPr="005F6ACA">
              <w:t>Method</w:t>
            </w:r>
          </w:p>
        </w:tc>
        <w:tc>
          <w:tcPr>
            <w:tcW w:w="677" w:type="dxa"/>
            <w:tcBorders>
              <w:top w:val="single" w:sz="4" w:space="0" w:color="auto"/>
              <w:bottom w:val="single" w:sz="4" w:space="0" w:color="auto"/>
            </w:tcBorders>
            <w:tcPrChange w:id="84" w:author="a88101" w:date="2026-06-09T10:28:00Z" w16du:dateUtc="2026-06-09T02:28:00Z">
              <w:tcPr>
                <w:tcW w:w="678" w:type="dxa"/>
                <w:tcBorders>
                  <w:top w:val="single" w:sz="4" w:space="0" w:color="auto"/>
                  <w:bottom w:val="single" w:sz="4" w:space="0" w:color="auto"/>
                </w:tcBorders>
              </w:tcPr>
            </w:tcPrChange>
          </w:tcPr>
          <w:p w14:paraId="1FB64A3F" w14:textId="2C652F38" w:rsidR="00D66FDB" w:rsidRDefault="00D66FDB" w:rsidP="0041754F">
            <w:pPr>
              <w:pStyle w:val="Els-table-text"/>
              <w:spacing w:line="480" w:lineRule="auto"/>
            </w:pPr>
            <w:r w:rsidRPr="006E22F6">
              <w:t xml:space="preserve">FFT </w:t>
            </w:r>
          </w:p>
        </w:tc>
        <w:tc>
          <w:tcPr>
            <w:tcW w:w="945" w:type="dxa"/>
            <w:tcBorders>
              <w:top w:val="single" w:sz="4" w:space="0" w:color="auto"/>
              <w:bottom w:val="single" w:sz="4" w:space="0" w:color="auto"/>
            </w:tcBorders>
            <w:tcPrChange w:id="85" w:author="a88101" w:date="2026-06-09T10:28:00Z" w16du:dateUtc="2026-06-09T02:28:00Z">
              <w:tcPr>
                <w:tcW w:w="947" w:type="dxa"/>
                <w:gridSpan w:val="2"/>
                <w:tcBorders>
                  <w:top w:val="single" w:sz="4" w:space="0" w:color="auto"/>
                  <w:bottom w:val="single" w:sz="4" w:space="0" w:color="auto"/>
                </w:tcBorders>
              </w:tcPr>
            </w:tcPrChange>
          </w:tcPr>
          <w:p w14:paraId="38DE634D" w14:textId="2B2D0125" w:rsidR="00D66FDB" w:rsidRPr="006E22F6" w:rsidDel="00E37FE1" w:rsidRDefault="00D66FDB" w:rsidP="0041754F">
            <w:pPr>
              <w:pStyle w:val="Els-table-text"/>
              <w:spacing w:line="480" w:lineRule="auto"/>
              <w:rPr>
                <w:rFonts w:hint="eastAsia"/>
                <w:lang w:eastAsia="zh-CN"/>
              </w:rPr>
            </w:pPr>
            <w:ins w:id="86" w:author="a88101" w:date="2026-06-09T10:27:00Z" w16du:dateUtc="2026-06-09T02:27:00Z">
              <w:r>
                <w:rPr>
                  <w:rFonts w:hint="eastAsia"/>
                  <w:lang w:eastAsia="zh-CN"/>
                </w:rPr>
                <w:t>SAM3</w:t>
              </w:r>
            </w:ins>
          </w:p>
        </w:tc>
        <w:tc>
          <w:tcPr>
            <w:tcW w:w="1012" w:type="dxa"/>
            <w:tcBorders>
              <w:top w:val="single" w:sz="4" w:space="0" w:color="auto"/>
              <w:bottom w:val="single" w:sz="4" w:space="0" w:color="auto"/>
            </w:tcBorders>
            <w:tcPrChange w:id="87" w:author="a88101" w:date="2026-06-09T10:28:00Z" w16du:dateUtc="2026-06-09T02:28:00Z">
              <w:tcPr>
                <w:tcW w:w="1005" w:type="dxa"/>
                <w:gridSpan w:val="3"/>
                <w:tcBorders>
                  <w:top w:val="single" w:sz="4" w:space="0" w:color="auto"/>
                  <w:bottom w:val="single" w:sz="4" w:space="0" w:color="auto"/>
                </w:tcBorders>
              </w:tcPr>
            </w:tcPrChange>
          </w:tcPr>
          <w:p w14:paraId="2F4B26BC" w14:textId="52E51188" w:rsidR="00D66FDB" w:rsidRDefault="00D66FDB" w:rsidP="0041754F">
            <w:pPr>
              <w:pStyle w:val="Els-table-text"/>
              <w:spacing w:line="480" w:lineRule="auto"/>
              <w:rPr>
                <w:lang w:eastAsia="zh-CN"/>
              </w:rPr>
            </w:pPr>
            <w:del w:id="88" w:author="a88101" w:date="2026-06-09T10:10:00Z" w16du:dateUtc="2026-06-09T02:10:00Z">
              <w:r w:rsidRPr="006E22F6" w:rsidDel="00E37FE1">
                <w:rPr>
                  <w:rFonts w:hint="eastAsia"/>
                  <w:lang w:eastAsia="zh-CN"/>
                </w:rPr>
                <w:delText>Plant Se</w:delText>
              </w:r>
              <w:r w:rsidDel="00E37FE1">
                <w:rPr>
                  <w:rFonts w:hint="eastAsia"/>
                  <w:lang w:eastAsia="zh-CN"/>
                </w:rPr>
                <w:delText>g.</w:delText>
              </w:r>
            </w:del>
            <w:ins w:id="89" w:author="a88101" w:date="2026-06-09T10:10:00Z" w16du:dateUtc="2026-06-09T02:10:00Z">
              <w:r>
                <w:rPr>
                  <w:rFonts w:hint="eastAsia"/>
                  <w:lang w:eastAsia="zh-CN"/>
                </w:rPr>
                <w:t>FSAM3</w:t>
              </w:r>
            </w:ins>
          </w:p>
        </w:tc>
        <w:tc>
          <w:tcPr>
            <w:tcW w:w="814" w:type="dxa"/>
            <w:tcBorders>
              <w:top w:val="single" w:sz="4" w:space="0" w:color="auto"/>
              <w:bottom w:val="single" w:sz="4" w:space="0" w:color="auto"/>
            </w:tcBorders>
            <w:tcPrChange w:id="90" w:author="a88101" w:date="2026-06-09T10:28:00Z" w16du:dateUtc="2026-06-09T02:28:00Z">
              <w:tcPr>
                <w:tcW w:w="815" w:type="dxa"/>
                <w:tcBorders>
                  <w:top w:val="single" w:sz="4" w:space="0" w:color="auto"/>
                  <w:bottom w:val="single" w:sz="4" w:space="0" w:color="auto"/>
                </w:tcBorders>
              </w:tcPr>
            </w:tcPrChange>
          </w:tcPr>
          <w:p w14:paraId="7119B796" w14:textId="7866F2A0" w:rsidR="00D66FDB" w:rsidRDefault="00D66FDB" w:rsidP="0041754F">
            <w:pPr>
              <w:pStyle w:val="Els-table-text"/>
              <w:spacing w:line="480" w:lineRule="auto"/>
            </w:pPr>
            <w:r w:rsidRPr="006E22F6">
              <w:t>2DGS</w:t>
            </w:r>
          </w:p>
        </w:tc>
        <w:tc>
          <w:tcPr>
            <w:tcW w:w="945" w:type="dxa"/>
            <w:tcBorders>
              <w:top w:val="single" w:sz="4" w:space="0" w:color="auto"/>
              <w:bottom w:val="single" w:sz="4" w:space="0" w:color="auto"/>
            </w:tcBorders>
            <w:tcPrChange w:id="91" w:author="a88101" w:date="2026-06-09T10:28:00Z" w16du:dateUtc="2026-06-09T02:28:00Z">
              <w:tcPr>
                <w:tcW w:w="947" w:type="dxa"/>
                <w:gridSpan w:val="3"/>
                <w:tcBorders>
                  <w:top w:val="single" w:sz="4" w:space="0" w:color="auto"/>
                  <w:bottom w:val="single" w:sz="4" w:space="0" w:color="auto"/>
                </w:tcBorders>
              </w:tcPr>
            </w:tcPrChange>
          </w:tcPr>
          <w:p w14:paraId="02A4E5AA" w14:textId="0CC74004" w:rsidR="00D66FDB" w:rsidRDefault="00D66FDB" w:rsidP="0041754F">
            <w:pPr>
              <w:pStyle w:val="Els-table-text"/>
              <w:spacing w:line="480" w:lineRule="auto"/>
            </w:pPr>
            <w:r w:rsidRPr="006E22F6">
              <w:t>PSNR</w:t>
            </w:r>
            <w:r w:rsidRPr="00D932AB">
              <w:rPr>
                <w:rFonts w:hint="eastAsia"/>
              </w:rPr>
              <w:t>↑</w:t>
            </w:r>
          </w:p>
        </w:tc>
        <w:tc>
          <w:tcPr>
            <w:tcW w:w="815" w:type="dxa"/>
            <w:tcBorders>
              <w:top w:val="single" w:sz="4" w:space="0" w:color="auto"/>
              <w:bottom w:val="single" w:sz="4" w:space="0" w:color="auto"/>
            </w:tcBorders>
            <w:tcPrChange w:id="92" w:author="a88101" w:date="2026-06-09T10:28:00Z" w16du:dateUtc="2026-06-09T02:28:00Z">
              <w:tcPr>
                <w:tcW w:w="816" w:type="dxa"/>
                <w:gridSpan w:val="2"/>
                <w:tcBorders>
                  <w:top w:val="single" w:sz="4" w:space="0" w:color="auto"/>
                  <w:bottom w:val="single" w:sz="4" w:space="0" w:color="auto"/>
                </w:tcBorders>
              </w:tcPr>
            </w:tcPrChange>
          </w:tcPr>
          <w:p w14:paraId="0B0B5B17" w14:textId="358AEA28" w:rsidR="00D66FDB" w:rsidRDefault="00D66FDB" w:rsidP="0041754F">
            <w:pPr>
              <w:pStyle w:val="Els-table-text"/>
              <w:spacing w:line="480" w:lineRule="auto"/>
            </w:pPr>
            <w:r w:rsidRPr="006E22F6">
              <w:t>SSIM</w:t>
            </w:r>
            <w:r w:rsidRPr="00D932AB">
              <w:rPr>
                <w:rFonts w:hint="eastAsia"/>
              </w:rPr>
              <w:t>↑</w:t>
            </w:r>
          </w:p>
        </w:tc>
        <w:tc>
          <w:tcPr>
            <w:tcW w:w="814" w:type="dxa"/>
            <w:tcBorders>
              <w:top w:val="single" w:sz="4" w:space="0" w:color="auto"/>
              <w:bottom w:val="single" w:sz="4" w:space="0" w:color="auto"/>
            </w:tcBorders>
            <w:tcPrChange w:id="93" w:author="a88101" w:date="2026-06-09T10:28:00Z" w16du:dateUtc="2026-06-09T02:28:00Z">
              <w:tcPr>
                <w:tcW w:w="815" w:type="dxa"/>
                <w:gridSpan w:val="2"/>
                <w:tcBorders>
                  <w:top w:val="single" w:sz="4" w:space="0" w:color="auto"/>
                  <w:bottom w:val="single" w:sz="4" w:space="0" w:color="auto"/>
                </w:tcBorders>
              </w:tcPr>
            </w:tcPrChange>
          </w:tcPr>
          <w:p w14:paraId="41911433" w14:textId="3BEADBB5" w:rsidR="00D66FDB" w:rsidRPr="006E22F6" w:rsidRDefault="00D66FDB" w:rsidP="0041754F">
            <w:pPr>
              <w:pStyle w:val="Els-table-text"/>
              <w:spacing w:line="480" w:lineRule="auto"/>
            </w:pPr>
            <w:r w:rsidRPr="006E22F6">
              <w:t>LPIPS</w:t>
            </w:r>
            <w:r w:rsidRPr="00D932AB">
              <w:rPr>
                <w:rFonts w:hint="eastAsia"/>
              </w:rPr>
              <w:t>↓</w:t>
            </w:r>
          </w:p>
        </w:tc>
        <w:tc>
          <w:tcPr>
            <w:tcW w:w="1195" w:type="dxa"/>
            <w:tcBorders>
              <w:top w:val="single" w:sz="4" w:space="0" w:color="auto"/>
              <w:bottom w:val="single" w:sz="4" w:space="0" w:color="auto"/>
            </w:tcBorders>
            <w:tcPrChange w:id="94" w:author="a88101" w:date="2026-06-09T10:28:00Z" w16du:dateUtc="2026-06-09T02:28:00Z">
              <w:tcPr>
                <w:tcW w:w="1197" w:type="dxa"/>
                <w:gridSpan w:val="2"/>
                <w:tcBorders>
                  <w:top w:val="single" w:sz="4" w:space="0" w:color="auto"/>
                  <w:bottom w:val="single" w:sz="4" w:space="0" w:color="auto"/>
                </w:tcBorders>
              </w:tcPr>
            </w:tcPrChange>
          </w:tcPr>
          <w:p w14:paraId="2EC4B38D" w14:textId="0A797783" w:rsidR="00D66FDB" w:rsidRPr="006E22F6" w:rsidRDefault="00D66FDB" w:rsidP="0041754F">
            <w:pPr>
              <w:pStyle w:val="Els-table-text"/>
              <w:spacing w:line="480" w:lineRule="auto"/>
              <w:rPr>
                <w:lang w:eastAsia="zh-CN"/>
              </w:rPr>
            </w:pPr>
            <w:r w:rsidRPr="006E22F6">
              <w:t>Training Time</w:t>
            </w:r>
            <w:r>
              <w:t>/s</w:t>
            </w:r>
            <w:r w:rsidRPr="00D932AB">
              <w:rPr>
                <w:rFonts w:hint="eastAsia"/>
              </w:rPr>
              <w:t>↓</w:t>
            </w:r>
          </w:p>
        </w:tc>
        <w:tc>
          <w:tcPr>
            <w:tcW w:w="1154" w:type="dxa"/>
            <w:tcBorders>
              <w:top w:val="single" w:sz="4" w:space="0" w:color="auto"/>
              <w:bottom w:val="single" w:sz="4" w:space="0" w:color="auto"/>
            </w:tcBorders>
            <w:tcPrChange w:id="95" w:author="a88101" w:date="2026-06-09T10:28:00Z" w16du:dateUtc="2026-06-09T02:28:00Z">
              <w:tcPr>
                <w:tcW w:w="1157" w:type="dxa"/>
                <w:gridSpan w:val="2"/>
                <w:tcBorders>
                  <w:top w:val="single" w:sz="4" w:space="0" w:color="auto"/>
                  <w:bottom w:val="single" w:sz="4" w:space="0" w:color="auto"/>
                </w:tcBorders>
              </w:tcPr>
            </w:tcPrChange>
          </w:tcPr>
          <w:p w14:paraId="7294CDF0" w14:textId="77777777" w:rsidR="00D66FDB" w:rsidRDefault="00D66FDB" w:rsidP="0041754F">
            <w:pPr>
              <w:pStyle w:val="Els-table-text"/>
              <w:spacing w:line="480" w:lineRule="auto"/>
              <w:rPr>
                <w:ins w:id="96" w:author="a88101" w:date="2026-06-09T10:26:00Z" w16du:dateUtc="2026-06-09T02:26:00Z"/>
                <w:lang w:eastAsia="zh-CN"/>
              </w:rPr>
            </w:pPr>
            <w:r w:rsidRPr="006E22F6">
              <w:t xml:space="preserve">Mesh </w:t>
            </w:r>
          </w:p>
          <w:p w14:paraId="6FC5A0DC" w14:textId="06CFF273" w:rsidR="00D66FDB" w:rsidRPr="006E22F6" w:rsidRDefault="00D66FDB" w:rsidP="0041754F">
            <w:pPr>
              <w:pStyle w:val="Els-table-text"/>
              <w:spacing w:line="480" w:lineRule="auto"/>
              <w:rPr>
                <w:lang w:eastAsia="zh-CN"/>
              </w:rPr>
            </w:pPr>
            <w:r w:rsidRPr="006E22F6">
              <w:t>Time</w:t>
            </w:r>
            <w:r>
              <w:t>/</w:t>
            </w:r>
            <w:r>
              <w:rPr>
                <w:rFonts w:hint="eastAsia"/>
                <w:lang w:eastAsia="zh-CN"/>
              </w:rPr>
              <w:t>s</w:t>
            </w:r>
            <w:r w:rsidRPr="00D932AB">
              <w:rPr>
                <w:rFonts w:hint="eastAsia"/>
              </w:rPr>
              <w:t>↓</w:t>
            </w:r>
          </w:p>
        </w:tc>
      </w:tr>
      <w:tr w:rsidR="00AE50D2" w14:paraId="4EAB72F5" w14:textId="0BB8FCEE" w:rsidTr="00AE50D2">
        <w:trPr>
          <w:trHeight w:val="390"/>
          <w:jc w:val="center"/>
          <w:trPrChange w:id="97" w:author="a88101" w:date="2026-06-09T10:28:00Z" w16du:dateUtc="2026-06-09T02:28:00Z">
            <w:trPr>
              <w:trHeight w:val="390"/>
              <w:jc w:val="center"/>
            </w:trPr>
          </w:trPrChange>
        </w:trPr>
        <w:tc>
          <w:tcPr>
            <w:tcW w:w="1134" w:type="dxa"/>
            <w:tcBorders>
              <w:top w:val="single" w:sz="4" w:space="0" w:color="auto"/>
            </w:tcBorders>
            <w:tcPrChange w:id="98" w:author="a88101" w:date="2026-06-09T10:28:00Z" w16du:dateUtc="2026-06-09T02:28:00Z">
              <w:tcPr>
                <w:tcW w:w="1128" w:type="dxa"/>
                <w:tcBorders>
                  <w:top w:val="single" w:sz="4" w:space="0" w:color="auto"/>
                </w:tcBorders>
              </w:tcPr>
            </w:tcPrChange>
          </w:tcPr>
          <w:p w14:paraId="498A8D92" w14:textId="58AD3411" w:rsidR="00D66FDB" w:rsidRDefault="00D66FDB" w:rsidP="0041754F">
            <w:pPr>
              <w:pStyle w:val="Els-table-text"/>
              <w:spacing w:line="480" w:lineRule="auto"/>
            </w:pPr>
            <w:r w:rsidRPr="00D932AB">
              <w:t>Base</w:t>
            </w:r>
          </w:p>
        </w:tc>
        <w:tc>
          <w:tcPr>
            <w:tcW w:w="677" w:type="dxa"/>
            <w:tcBorders>
              <w:top w:val="single" w:sz="4" w:space="0" w:color="auto"/>
            </w:tcBorders>
            <w:tcPrChange w:id="99" w:author="a88101" w:date="2026-06-09T10:28:00Z" w16du:dateUtc="2026-06-09T02:28:00Z">
              <w:tcPr>
                <w:tcW w:w="678" w:type="dxa"/>
                <w:tcBorders>
                  <w:top w:val="single" w:sz="4" w:space="0" w:color="auto"/>
                </w:tcBorders>
              </w:tcPr>
            </w:tcPrChange>
          </w:tcPr>
          <w:p w14:paraId="6365E68A" w14:textId="6AC39F62" w:rsidR="00D66FDB" w:rsidRDefault="00D66FDB" w:rsidP="0041754F">
            <w:pPr>
              <w:pStyle w:val="Els-table-text"/>
              <w:spacing w:line="480" w:lineRule="auto"/>
            </w:pPr>
            <w:r>
              <w:rPr>
                <w:lang w:eastAsia="zh-CN"/>
              </w:rPr>
              <w:t>×</w:t>
            </w:r>
          </w:p>
        </w:tc>
        <w:tc>
          <w:tcPr>
            <w:tcW w:w="945" w:type="dxa"/>
            <w:tcBorders>
              <w:top w:val="single" w:sz="4" w:space="0" w:color="auto"/>
            </w:tcBorders>
            <w:tcPrChange w:id="100" w:author="a88101" w:date="2026-06-09T10:28:00Z" w16du:dateUtc="2026-06-09T02:28:00Z">
              <w:tcPr>
                <w:tcW w:w="947" w:type="dxa"/>
                <w:gridSpan w:val="2"/>
                <w:tcBorders>
                  <w:top w:val="single" w:sz="4" w:space="0" w:color="auto"/>
                </w:tcBorders>
              </w:tcPr>
            </w:tcPrChange>
          </w:tcPr>
          <w:p w14:paraId="43449C8E" w14:textId="7DF45870" w:rsidR="00D66FDB" w:rsidRDefault="00AE50D2" w:rsidP="0041754F">
            <w:pPr>
              <w:pStyle w:val="Els-table-text"/>
              <w:spacing w:line="480" w:lineRule="auto"/>
              <w:rPr>
                <w:lang w:eastAsia="zh-CN"/>
              </w:rPr>
            </w:pPr>
            <w:ins w:id="101" w:author="a88101" w:date="2026-06-09T10:27:00Z" w16du:dateUtc="2026-06-09T02:27:00Z">
              <w:r>
                <w:rPr>
                  <w:lang w:eastAsia="zh-CN"/>
                </w:rPr>
                <w:t>×</w:t>
              </w:r>
            </w:ins>
          </w:p>
        </w:tc>
        <w:tc>
          <w:tcPr>
            <w:tcW w:w="1012" w:type="dxa"/>
            <w:tcBorders>
              <w:top w:val="single" w:sz="4" w:space="0" w:color="auto"/>
            </w:tcBorders>
            <w:tcPrChange w:id="102" w:author="a88101" w:date="2026-06-09T10:28:00Z" w16du:dateUtc="2026-06-09T02:28:00Z">
              <w:tcPr>
                <w:tcW w:w="1005" w:type="dxa"/>
                <w:gridSpan w:val="3"/>
                <w:tcBorders>
                  <w:top w:val="single" w:sz="4" w:space="0" w:color="auto"/>
                </w:tcBorders>
              </w:tcPr>
            </w:tcPrChange>
          </w:tcPr>
          <w:p w14:paraId="574A276E" w14:textId="46945318" w:rsidR="00D66FDB" w:rsidRDefault="00D66FDB" w:rsidP="0041754F">
            <w:pPr>
              <w:pStyle w:val="Els-table-text"/>
              <w:spacing w:line="480" w:lineRule="auto"/>
            </w:pPr>
            <w:r>
              <w:rPr>
                <w:lang w:eastAsia="zh-CN"/>
              </w:rPr>
              <w:t>×</w:t>
            </w:r>
          </w:p>
        </w:tc>
        <w:tc>
          <w:tcPr>
            <w:tcW w:w="814" w:type="dxa"/>
            <w:tcBorders>
              <w:top w:val="single" w:sz="4" w:space="0" w:color="auto"/>
            </w:tcBorders>
            <w:tcPrChange w:id="103" w:author="a88101" w:date="2026-06-09T10:28:00Z" w16du:dateUtc="2026-06-09T02:28:00Z">
              <w:tcPr>
                <w:tcW w:w="815" w:type="dxa"/>
                <w:tcBorders>
                  <w:top w:val="single" w:sz="4" w:space="0" w:color="auto"/>
                </w:tcBorders>
              </w:tcPr>
            </w:tcPrChange>
          </w:tcPr>
          <w:p w14:paraId="52D784FF" w14:textId="48CB4ACB" w:rsidR="00D66FDB" w:rsidRDefault="00D66FDB" w:rsidP="0041754F">
            <w:pPr>
              <w:pStyle w:val="Els-table-text"/>
              <w:spacing w:line="480" w:lineRule="auto"/>
            </w:pPr>
            <w:r>
              <w:rPr>
                <w:rFonts w:ascii="Segoe UI Symbol" w:hAnsi="Segoe UI Symbol" w:cs="Segoe UI Symbol"/>
                <w:lang w:eastAsia="zh-CN"/>
              </w:rPr>
              <w:t>✓</w:t>
            </w:r>
          </w:p>
        </w:tc>
        <w:tc>
          <w:tcPr>
            <w:tcW w:w="945" w:type="dxa"/>
            <w:tcBorders>
              <w:top w:val="single" w:sz="4" w:space="0" w:color="auto"/>
            </w:tcBorders>
            <w:tcPrChange w:id="104" w:author="a88101" w:date="2026-06-09T10:28:00Z" w16du:dateUtc="2026-06-09T02:28:00Z">
              <w:tcPr>
                <w:tcW w:w="947" w:type="dxa"/>
                <w:gridSpan w:val="3"/>
                <w:tcBorders>
                  <w:top w:val="single" w:sz="4" w:space="0" w:color="auto"/>
                </w:tcBorders>
              </w:tcPr>
            </w:tcPrChange>
          </w:tcPr>
          <w:p w14:paraId="311602E7" w14:textId="1DC16A8F" w:rsidR="00D66FDB" w:rsidRDefault="00D66FDB" w:rsidP="0041754F">
            <w:pPr>
              <w:pStyle w:val="Els-table-text"/>
              <w:spacing w:line="480" w:lineRule="auto"/>
            </w:pPr>
            <w:r>
              <w:rPr>
                <w:lang w:eastAsia="zh-CN"/>
              </w:rPr>
              <w:t>29.58</w:t>
            </w:r>
          </w:p>
        </w:tc>
        <w:tc>
          <w:tcPr>
            <w:tcW w:w="815" w:type="dxa"/>
            <w:tcBorders>
              <w:top w:val="single" w:sz="4" w:space="0" w:color="auto"/>
            </w:tcBorders>
            <w:tcPrChange w:id="105" w:author="a88101" w:date="2026-06-09T10:28:00Z" w16du:dateUtc="2026-06-09T02:28:00Z">
              <w:tcPr>
                <w:tcW w:w="816" w:type="dxa"/>
                <w:gridSpan w:val="2"/>
                <w:tcBorders>
                  <w:top w:val="single" w:sz="4" w:space="0" w:color="auto"/>
                </w:tcBorders>
              </w:tcPr>
            </w:tcPrChange>
          </w:tcPr>
          <w:p w14:paraId="347A30B6" w14:textId="00C88BD4" w:rsidR="00D66FDB" w:rsidRDefault="00D66FDB" w:rsidP="0041754F">
            <w:pPr>
              <w:pStyle w:val="Els-table-text"/>
              <w:spacing w:line="480" w:lineRule="auto"/>
            </w:pPr>
            <w:r>
              <w:rPr>
                <w:lang w:eastAsia="zh-CN"/>
              </w:rPr>
              <w:t>0.9574</w:t>
            </w:r>
          </w:p>
        </w:tc>
        <w:tc>
          <w:tcPr>
            <w:tcW w:w="814" w:type="dxa"/>
            <w:tcBorders>
              <w:top w:val="single" w:sz="4" w:space="0" w:color="auto"/>
            </w:tcBorders>
            <w:tcPrChange w:id="106" w:author="a88101" w:date="2026-06-09T10:28:00Z" w16du:dateUtc="2026-06-09T02:28:00Z">
              <w:tcPr>
                <w:tcW w:w="815" w:type="dxa"/>
                <w:gridSpan w:val="2"/>
                <w:tcBorders>
                  <w:top w:val="single" w:sz="4" w:space="0" w:color="auto"/>
                </w:tcBorders>
              </w:tcPr>
            </w:tcPrChange>
          </w:tcPr>
          <w:p w14:paraId="7EF041B0" w14:textId="3B5BDECC" w:rsidR="00D66FDB" w:rsidRDefault="00D66FDB" w:rsidP="0041754F">
            <w:pPr>
              <w:pStyle w:val="Els-table-text"/>
              <w:spacing w:line="480" w:lineRule="auto"/>
            </w:pPr>
            <w:r>
              <w:rPr>
                <w:lang w:eastAsia="zh-CN"/>
              </w:rPr>
              <w:t>0.0487</w:t>
            </w:r>
          </w:p>
        </w:tc>
        <w:tc>
          <w:tcPr>
            <w:tcW w:w="1195" w:type="dxa"/>
            <w:tcBorders>
              <w:top w:val="single" w:sz="4" w:space="0" w:color="auto"/>
            </w:tcBorders>
            <w:tcPrChange w:id="107" w:author="a88101" w:date="2026-06-09T10:28:00Z" w16du:dateUtc="2026-06-09T02:28:00Z">
              <w:tcPr>
                <w:tcW w:w="1197" w:type="dxa"/>
                <w:gridSpan w:val="2"/>
                <w:tcBorders>
                  <w:top w:val="single" w:sz="4" w:space="0" w:color="auto"/>
                </w:tcBorders>
              </w:tcPr>
            </w:tcPrChange>
          </w:tcPr>
          <w:p w14:paraId="7B220C72" w14:textId="0C75199C" w:rsidR="00D66FDB" w:rsidRDefault="00D66FDB" w:rsidP="0041754F">
            <w:pPr>
              <w:pStyle w:val="Els-table-text"/>
              <w:spacing w:line="480" w:lineRule="auto"/>
            </w:pPr>
            <w:r>
              <w:rPr>
                <w:lang w:eastAsia="zh-CN"/>
              </w:rPr>
              <w:t>12913.7</w:t>
            </w:r>
          </w:p>
        </w:tc>
        <w:tc>
          <w:tcPr>
            <w:tcW w:w="1154" w:type="dxa"/>
            <w:tcBorders>
              <w:top w:val="single" w:sz="4" w:space="0" w:color="auto"/>
            </w:tcBorders>
            <w:tcPrChange w:id="108" w:author="a88101" w:date="2026-06-09T10:28:00Z" w16du:dateUtc="2026-06-09T02:28:00Z">
              <w:tcPr>
                <w:tcW w:w="1157" w:type="dxa"/>
                <w:gridSpan w:val="2"/>
                <w:tcBorders>
                  <w:top w:val="single" w:sz="4" w:space="0" w:color="auto"/>
                </w:tcBorders>
              </w:tcPr>
            </w:tcPrChange>
          </w:tcPr>
          <w:p w14:paraId="52CBE43E" w14:textId="335E7C41" w:rsidR="00D66FDB" w:rsidRDefault="00D66FDB" w:rsidP="0041754F">
            <w:pPr>
              <w:pStyle w:val="Els-table-text"/>
              <w:spacing w:line="480" w:lineRule="auto"/>
            </w:pPr>
            <w:r>
              <w:rPr>
                <w:lang w:eastAsia="zh-CN"/>
              </w:rPr>
              <w:t>157.9</w:t>
            </w:r>
          </w:p>
        </w:tc>
      </w:tr>
      <w:tr w:rsidR="00AE50D2" w14:paraId="7E3D2E42" w14:textId="72FFF7AF" w:rsidTr="00AE50D2">
        <w:trPr>
          <w:trHeight w:val="380"/>
          <w:jc w:val="center"/>
          <w:trPrChange w:id="109" w:author="a88101" w:date="2026-06-09T10:28:00Z" w16du:dateUtc="2026-06-09T02:28:00Z">
            <w:trPr>
              <w:trHeight w:val="380"/>
              <w:jc w:val="center"/>
            </w:trPr>
          </w:trPrChange>
        </w:trPr>
        <w:tc>
          <w:tcPr>
            <w:tcW w:w="1134" w:type="dxa"/>
            <w:tcPrChange w:id="110" w:author="a88101" w:date="2026-06-09T10:28:00Z" w16du:dateUtc="2026-06-09T02:28:00Z">
              <w:tcPr>
                <w:tcW w:w="1128" w:type="dxa"/>
              </w:tcPr>
            </w:tcPrChange>
          </w:tcPr>
          <w:p w14:paraId="22660DBA" w14:textId="7B3AF04D" w:rsidR="00D66FDB" w:rsidRDefault="00D66FDB" w:rsidP="0041754F">
            <w:pPr>
              <w:pStyle w:val="Els-table-text"/>
              <w:spacing w:line="480" w:lineRule="auto"/>
            </w:pPr>
            <w:proofErr w:type="spellStart"/>
            <w:r w:rsidRPr="00D932AB">
              <w:t>Base+FFT</w:t>
            </w:r>
            <w:proofErr w:type="spellEnd"/>
          </w:p>
        </w:tc>
        <w:tc>
          <w:tcPr>
            <w:tcW w:w="677" w:type="dxa"/>
            <w:tcPrChange w:id="111" w:author="a88101" w:date="2026-06-09T10:28:00Z" w16du:dateUtc="2026-06-09T02:28:00Z">
              <w:tcPr>
                <w:tcW w:w="678" w:type="dxa"/>
              </w:tcPr>
            </w:tcPrChange>
          </w:tcPr>
          <w:p w14:paraId="4029618D" w14:textId="2C841E28" w:rsidR="00D66FDB" w:rsidRDefault="00D66FDB" w:rsidP="0041754F">
            <w:pPr>
              <w:pStyle w:val="Els-table-text"/>
              <w:spacing w:line="480" w:lineRule="auto"/>
            </w:pPr>
            <w:r>
              <w:rPr>
                <w:rFonts w:ascii="Segoe UI Symbol" w:hAnsi="Segoe UI Symbol" w:cs="Segoe UI Symbol"/>
                <w:lang w:eastAsia="zh-CN"/>
              </w:rPr>
              <w:t>✓</w:t>
            </w:r>
          </w:p>
        </w:tc>
        <w:tc>
          <w:tcPr>
            <w:tcW w:w="945" w:type="dxa"/>
            <w:tcPrChange w:id="112" w:author="a88101" w:date="2026-06-09T10:28:00Z" w16du:dateUtc="2026-06-09T02:28:00Z">
              <w:tcPr>
                <w:tcW w:w="947" w:type="dxa"/>
                <w:gridSpan w:val="2"/>
              </w:tcPr>
            </w:tcPrChange>
          </w:tcPr>
          <w:p w14:paraId="63C13CC7" w14:textId="4C22ACA6" w:rsidR="00D66FDB" w:rsidRDefault="00AE50D2" w:rsidP="0041754F">
            <w:pPr>
              <w:pStyle w:val="Els-table-text"/>
              <w:spacing w:line="480" w:lineRule="auto"/>
              <w:rPr>
                <w:lang w:eastAsia="zh-CN"/>
              </w:rPr>
            </w:pPr>
            <w:ins w:id="113" w:author="a88101" w:date="2026-06-09T10:28:00Z" w16du:dateUtc="2026-06-09T02:28:00Z">
              <w:r>
                <w:rPr>
                  <w:lang w:eastAsia="zh-CN"/>
                </w:rPr>
                <w:t>×</w:t>
              </w:r>
            </w:ins>
          </w:p>
        </w:tc>
        <w:tc>
          <w:tcPr>
            <w:tcW w:w="1012" w:type="dxa"/>
            <w:tcPrChange w:id="114" w:author="a88101" w:date="2026-06-09T10:28:00Z" w16du:dateUtc="2026-06-09T02:28:00Z">
              <w:tcPr>
                <w:tcW w:w="1005" w:type="dxa"/>
                <w:gridSpan w:val="3"/>
              </w:tcPr>
            </w:tcPrChange>
          </w:tcPr>
          <w:p w14:paraId="0E9034EB" w14:textId="3A36CF73" w:rsidR="00D66FDB" w:rsidRDefault="00D66FDB" w:rsidP="0041754F">
            <w:pPr>
              <w:pStyle w:val="Els-table-text"/>
              <w:spacing w:line="480" w:lineRule="auto"/>
            </w:pPr>
            <w:r>
              <w:rPr>
                <w:lang w:eastAsia="zh-CN"/>
              </w:rPr>
              <w:t>×</w:t>
            </w:r>
          </w:p>
        </w:tc>
        <w:tc>
          <w:tcPr>
            <w:tcW w:w="814" w:type="dxa"/>
            <w:tcPrChange w:id="115" w:author="a88101" w:date="2026-06-09T10:28:00Z" w16du:dateUtc="2026-06-09T02:28:00Z">
              <w:tcPr>
                <w:tcW w:w="815" w:type="dxa"/>
              </w:tcPr>
            </w:tcPrChange>
          </w:tcPr>
          <w:p w14:paraId="4D4AD4EA" w14:textId="33E98EDF" w:rsidR="00D66FDB" w:rsidRDefault="00D66FDB" w:rsidP="0041754F">
            <w:pPr>
              <w:pStyle w:val="Els-table-text"/>
              <w:spacing w:line="480" w:lineRule="auto"/>
            </w:pPr>
            <w:r>
              <w:rPr>
                <w:rFonts w:ascii="Segoe UI Symbol" w:hAnsi="Segoe UI Symbol" w:cs="Segoe UI Symbol"/>
                <w:lang w:eastAsia="zh-CN"/>
              </w:rPr>
              <w:t>✓</w:t>
            </w:r>
          </w:p>
        </w:tc>
        <w:tc>
          <w:tcPr>
            <w:tcW w:w="945" w:type="dxa"/>
            <w:tcPrChange w:id="116" w:author="a88101" w:date="2026-06-09T10:28:00Z" w16du:dateUtc="2026-06-09T02:28:00Z">
              <w:tcPr>
                <w:tcW w:w="947" w:type="dxa"/>
                <w:gridSpan w:val="3"/>
              </w:tcPr>
            </w:tcPrChange>
          </w:tcPr>
          <w:p w14:paraId="4AD70207" w14:textId="29959C39" w:rsidR="00D66FDB" w:rsidRDefault="00D66FDB" w:rsidP="0041754F">
            <w:pPr>
              <w:pStyle w:val="Els-table-text"/>
              <w:spacing w:line="480" w:lineRule="auto"/>
            </w:pPr>
            <w:r>
              <w:rPr>
                <w:lang w:eastAsia="zh-CN"/>
              </w:rPr>
              <w:t>29.80</w:t>
            </w:r>
          </w:p>
        </w:tc>
        <w:tc>
          <w:tcPr>
            <w:tcW w:w="815" w:type="dxa"/>
            <w:tcPrChange w:id="117" w:author="a88101" w:date="2026-06-09T10:28:00Z" w16du:dateUtc="2026-06-09T02:28:00Z">
              <w:tcPr>
                <w:tcW w:w="816" w:type="dxa"/>
                <w:gridSpan w:val="2"/>
              </w:tcPr>
            </w:tcPrChange>
          </w:tcPr>
          <w:p w14:paraId="3575AB66" w14:textId="1A8EFDF3" w:rsidR="00D66FDB" w:rsidRDefault="00D66FDB" w:rsidP="0041754F">
            <w:pPr>
              <w:pStyle w:val="Els-table-text"/>
              <w:spacing w:line="480" w:lineRule="auto"/>
            </w:pPr>
            <w:r>
              <w:rPr>
                <w:lang w:eastAsia="zh-CN"/>
              </w:rPr>
              <w:t>0.9623</w:t>
            </w:r>
          </w:p>
        </w:tc>
        <w:tc>
          <w:tcPr>
            <w:tcW w:w="814" w:type="dxa"/>
            <w:tcPrChange w:id="118" w:author="a88101" w:date="2026-06-09T10:28:00Z" w16du:dateUtc="2026-06-09T02:28:00Z">
              <w:tcPr>
                <w:tcW w:w="815" w:type="dxa"/>
                <w:gridSpan w:val="2"/>
              </w:tcPr>
            </w:tcPrChange>
          </w:tcPr>
          <w:p w14:paraId="5993A795" w14:textId="011324A3" w:rsidR="00D66FDB" w:rsidRDefault="00D66FDB" w:rsidP="0041754F">
            <w:pPr>
              <w:pStyle w:val="Els-table-text"/>
              <w:spacing w:line="480" w:lineRule="auto"/>
            </w:pPr>
            <w:r>
              <w:rPr>
                <w:lang w:eastAsia="zh-CN"/>
              </w:rPr>
              <w:t>0.0453</w:t>
            </w:r>
          </w:p>
        </w:tc>
        <w:tc>
          <w:tcPr>
            <w:tcW w:w="1195" w:type="dxa"/>
            <w:tcPrChange w:id="119" w:author="a88101" w:date="2026-06-09T10:28:00Z" w16du:dateUtc="2026-06-09T02:28:00Z">
              <w:tcPr>
                <w:tcW w:w="1197" w:type="dxa"/>
                <w:gridSpan w:val="2"/>
              </w:tcPr>
            </w:tcPrChange>
          </w:tcPr>
          <w:p w14:paraId="2F99B9CD" w14:textId="69DC3B80" w:rsidR="00D66FDB" w:rsidRDefault="00D66FDB" w:rsidP="0041754F">
            <w:pPr>
              <w:pStyle w:val="Els-table-text"/>
              <w:spacing w:line="480" w:lineRule="auto"/>
            </w:pPr>
            <w:r>
              <w:rPr>
                <w:lang w:eastAsia="zh-CN"/>
              </w:rPr>
              <w:t>12510.3</w:t>
            </w:r>
          </w:p>
        </w:tc>
        <w:tc>
          <w:tcPr>
            <w:tcW w:w="1154" w:type="dxa"/>
            <w:tcPrChange w:id="120" w:author="a88101" w:date="2026-06-09T10:28:00Z" w16du:dateUtc="2026-06-09T02:28:00Z">
              <w:tcPr>
                <w:tcW w:w="1157" w:type="dxa"/>
                <w:gridSpan w:val="2"/>
              </w:tcPr>
            </w:tcPrChange>
          </w:tcPr>
          <w:p w14:paraId="60CDFA9F" w14:textId="22549839" w:rsidR="00D66FDB" w:rsidRDefault="00D66FDB" w:rsidP="0041754F">
            <w:pPr>
              <w:pStyle w:val="Els-table-text"/>
              <w:spacing w:line="480" w:lineRule="auto"/>
            </w:pPr>
            <w:r>
              <w:rPr>
                <w:lang w:eastAsia="zh-CN"/>
              </w:rPr>
              <w:t>144.3</w:t>
            </w:r>
          </w:p>
        </w:tc>
      </w:tr>
      <w:tr w:rsidR="00AE50D2" w:rsidRPr="00511D5F" w14:paraId="032E81C8" w14:textId="77777777" w:rsidTr="00AE50D2">
        <w:trPr>
          <w:trHeight w:val="390"/>
          <w:jc w:val="center"/>
          <w:ins w:id="121" w:author="a88101" w:date="2026-06-09T10:28:00Z" w16du:dateUtc="2026-06-09T02:28:00Z"/>
          <w:trPrChange w:id="122" w:author="a88101" w:date="2026-06-09T10:28:00Z" w16du:dateUtc="2026-06-09T02:28:00Z">
            <w:trPr>
              <w:trHeight w:val="390"/>
              <w:jc w:val="center"/>
            </w:trPr>
          </w:trPrChange>
        </w:trPr>
        <w:tc>
          <w:tcPr>
            <w:tcW w:w="1134" w:type="dxa"/>
            <w:tcPrChange w:id="123" w:author="a88101" w:date="2026-06-09T10:28:00Z" w16du:dateUtc="2026-06-09T02:28:00Z">
              <w:tcPr>
                <w:tcW w:w="1128" w:type="dxa"/>
              </w:tcPr>
            </w:tcPrChange>
          </w:tcPr>
          <w:p w14:paraId="5A078F91" w14:textId="0D46DD2D" w:rsidR="00AE50D2" w:rsidRPr="00D932AB" w:rsidRDefault="00AE50D2" w:rsidP="0041754F">
            <w:pPr>
              <w:pStyle w:val="Els-table-text"/>
              <w:spacing w:line="480" w:lineRule="auto"/>
              <w:rPr>
                <w:ins w:id="124" w:author="a88101" w:date="2026-06-09T10:28:00Z" w16du:dateUtc="2026-06-09T02:28:00Z"/>
                <w:lang w:eastAsia="zh-CN"/>
              </w:rPr>
            </w:pPr>
            <w:ins w:id="125" w:author="a88101" w:date="2026-06-09T10:28:00Z" w16du:dateUtc="2026-06-09T02:28:00Z">
              <w:r w:rsidRPr="00D932AB">
                <w:rPr>
                  <w:lang w:eastAsia="zh-CN"/>
                </w:rPr>
                <w:t>Base+SAM3</w:t>
              </w:r>
            </w:ins>
          </w:p>
        </w:tc>
        <w:tc>
          <w:tcPr>
            <w:tcW w:w="677" w:type="dxa"/>
            <w:tcPrChange w:id="126" w:author="a88101" w:date="2026-06-09T10:28:00Z" w16du:dateUtc="2026-06-09T02:28:00Z">
              <w:tcPr>
                <w:tcW w:w="678" w:type="dxa"/>
              </w:tcPr>
            </w:tcPrChange>
          </w:tcPr>
          <w:p w14:paraId="6F1B9A65" w14:textId="6278B13D" w:rsidR="00AE50D2" w:rsidRDefault="00AE50D2" w:rsidP="0041754F">
            <w:pPr>
              <w:pStyle w:val="Els-table-text"/>
              <w:spacing w:line="480" w:lineRule="auto"/>
              <w:rPr>
                <w:ins w:id="127" w:author="a88101" w:date="2026-06-09T10:28:00Z" w16du:dateUtc="2026-06-09T02:28:00Z"/>
                <w:lang w:eastAsia="zh-CN"/>
              </w:rPr>
            </w:pPr>
            <w:ins w:id="128" w:author="a88101" w:date="2026-06-09T10:28:00Z" w16du:dateUtc="2026-06-09T02:28:00Z">
              <w:r>
                <w:rPr>
                  <w:lang w:eastAsia="zh-CN"/>
                </w:rPr>
                <w:t>×</w:t>
              </w:r>
            </w:ins>
          </w:p>
        </w:tc>
        <w:tc>
          <w:tcPr>
            <w:tcW w:w="945" w:type="dxa"/>
            <w:tcPrChange w:id="129" w:author="a88101" w:date="2026-06-09T10:28:00Z" w16du:dateUtc="2026-06-09T02:28:00Z">
              <w:tcPr>
                <w:tcW w:w="947" w:type="dxa"/>
                <w:gridSpan w:val="2"/>
              </w:tcPr>
            </w:tcPrChange>
          </w:tcPr>
          <w:p w14:paraId="10FF040A" w14:textId="23CBE2BC" w:rsidR="00AE50D2" w:rsidRDefault="00AE50D2" w:rsidP="0041754F">
            <w:pPr>
              <w:pStyle w:val="Els-table-text"/>
              <w:spacing w:line="480" w:lineRule="auto"/>
              <w:rPr>
                <w:ins w:id="130" w:author="a88101" w:date="2026-06-09T10:28:00Z" w16du:dateUtc="2026-06-09T02:28:00Z"/>
                <w:rFonts w:ascii="Segoe UI Symbol" w:hAnsi="Segoe UI Symbol" w:cs="Segoe UI Symbol"/>
                <w:lang w:eastAsia="zh-CN"/>
              </w:rPr>
            </w:pPr>
            <w:ins w:id="131" w:author="a88101" w:date="2026-06-09T10:28:00Z" w16du:dateUtc="2026-06-09T02:28:00Z">
              <w:r>
                <w:rPr>
                  <w:rFonts w:ascii="Segoe UI Symbol" w:hAnsi="Segoe UI Symbol" w:cs="Segoe UI Symbol"/>
                  <w:lang w:eastAsia="zh-CN"/>
                </w:rPr>
                <w:t>✓</w:t>
              </w:r>
            </w:ins>
          </w:p>
        </w:tc>
        <w:tc>
          <w:tcPr>
            <w:tcW w:w="1012" w:type="dxa"/>
            <w:tcPrChange w:id="132" w:author="a88101" w:date="2026-06-09T10:28:00Z" w16du:dateUtc="2026-06-09T02:28:00Z">
              <w:tcPr>
                <w:tcW w:w="1005" w:type="dxa"/>
                <w:gridSpan w:val="3"/>
              </w:tcPr>
            </w:tcPrChange>
          </w:tcPr>
          <w:p w14:paraId="224AA41D" w14:textId="3F55C984" w:rsidR="00AE50D2" w:rsidRDefault="00AE50D2" w:rsidP="0041754F">
            <w:pPr>
              <w:pStyle w:val="Els-table-text"/>
              <w:spacing w:line="480" w:lineRule="auto"/>
              <w:rPr>
                <w:ins w:id="133" w:author="a88101" w:date="2026-06-09T10:28:00Z" w16du:dateUtc="2026-06-09T02:28:00Z"/>
                <w:rFonts w:ascii="Segoe UI Symbol" w:hAnsi="Segoe UI Symbol" w:cs="Segoe UI Symbol"/>
                <w:lang w:eastAsia="zh-CN"/>
              </w:rPr>
            </w:pPr>
            <w:ins w:id="134" w:author="a88101" w:date="2026-06-09T10:28:00Z" w16du:dateUtc="2026-06-09T02:28:00Z">
              <w:r>
                <w:rPr>
                  <w:lang w:eastAsia="zh-CN"/>
                </w:rPr>
                <w:t>×</w:t>
              </w:r>
            </w:ins>
          </w:p>
        </w:tc>
        <w:tc>
          <w:tcPr>
            <w:tcW w:w="814" w:type="dxa"/>
            <w:tcPrChange w:id="135" w:author="a88101" w:date="2026-06-09T10:28:00Z" w16du:dateUtc="2026-06-09T02:28:00Z">
              <w:tcPr>
                <w:tcW w:w="815" w:type="dxa"/>
              </w:tcPr>
            </w:tcPrChange>
          </w:tcPr>
          <w:p w14:paraId="2486B405" w14:textId="1EC88894" w:rsidR="00AE50D2" w:rsidRDefault="00AE50D2" w:rsidP="0041754F">
            <w:pPr>
              <w:pStyle w:val="Els-table-text"/>
              <w:spacing w:line="480" w:lineRule="auto"/>
              <w:rPr>
                <w:ins w:id="136" w:author="a88101" w:date="2026-06-09T10:28:00Z" w16du:dateUtc="2026-06-09T02:28:00Z"/>
                <w:rFonts w:ascii="Segoe UI Symbol" w:hAnsi="Segoe UI Symbol" w:cs="Segoe UI Symbol"/>
                <w:lang w:eastAsia="zh-CN"/>
              </w:rPr>
            </w:pPr>
            <w:ins w:id="137" w:author="a88101" w:date="2026-06-09T10:28:00Z" w16du:dateUtc="2026-06-09T02:28:00Z">
              <w:r>
                <w:rPr>
                  <w:rFonts w:ascii="Segoe UI Symbol" w:hAnsi="Segoe UI Symbol" w:cs="Segoe UI Symbol"/>
                  <w:lang w:eastAsia="zh-CN"/>
                </w:rPr>
                <w:t>✓</w:t>
              </w:r>
            </w:ins>
          </w:p>
        </w:tc>
        <w:tc>
          <w:tcPr>
            <w:tcW w:w="945" w:type="dxa"/>
            <w:tcPrChange w:id="138" w:author="a88101" w:date="2026-06-09T10:28:00Z" w16du:dateUtc="2026-06-09T02:28:00Z">
              <w:tcPr>
                <w:tcW w:w="947" w:type="dxa"/>
                <w:gridSpan w:val="3"/>
              </w:tcPr>
            </w:tcPrChange>
          </w:tcPr>
          <w:p w14:paraId="5EB4E23B" w14:textId="0ACDF2B9" w:rsidR="00AE50D2" w:rsidRDefault="001954B4" w:rsidP="0041754F">
            <w:pPr>
              <w:pStyle w:val="Els-table-text"/>
              <w:spacing w:line="480" w:lineRule="auto"/>
              <w:rPr>
                <w:ins w:id="139" w:author="a88101" w:date="2026-06-09T10:28:00Z" w16du:dateUtc="2026-06-09T02:28:00Z"/>
                <w:rFonts w:hint="eastAsia"/>
                <w:lang w:eastAsia="zh-CN"/>
              </w:rPr>
            </w:pPr>
            <w:ins w:id="140" w:author="a88101" w:date="2026-06-09T10:43:00Z" w16du:dateUtc="2026-06-09T02:43:00Z">
              <w:r>
                <w:rPr>
                  <w:rFonts w:hint="eastAsia"/>
                  <w:lang w:eastAsia="zh-CN"/>
                </w:rPr>
                <w:t>30.14</w:t>
              </w:r>
            </w:ins>
          </w:p>
        </w:tc>
        <w:tc>
          <w:tcPr>
            <w:tcW w:w="815" w:type="dxa"/>
            <w:tcPrChange w:id="141" w:author="a88101" w:date="2026-06-09T10:28:00Z" w16du:dateUtc="2026-06-09T02:28:00Z">
              <w:tcPr>
                <w:tcW w:w="816" w:type="dxa"/>
                <w:gridSpan w:val="2"/>
              </w:tcPr>
            </w:tcPrChange>
          </w:tcPr>
          <w:p w14:paraId="5C57D709" w14:textId="3AD439EC" w:rsidR="00AE50D2" w:rsidRDefault="001954B4" w:rsidP="0041754F">
            <w:pPr>
              <w:pStyle w:val="Els-table-text"/>
              <w:spacing w:line="480" w:lineRule="auto"/>
              <w:rPr>
                <w:ins w:id="142" w:author="a88101" w:date="2026-06-09T10:28:00Z" w16du:dateUtc="2026-06-09T02:28:00Z"/>
                <w:rFonts w:hint="eastAsia"/>
                <w:lang w:eastAsia="zh-CN"/>
              </w:rPr>
            </w:pPr>
            <w:ins w:id="143" w:author="a88101" w:date="2026-06-09T10:43:00Z" w16du:dateUtc="2026-06-09T02:43:00Z">
              <w:r>
                <w:rPr>
                  <w:rFonts w:hint="eastAsia"/>
                  <w:lang w:eastAsia="zh-CN"/>
                </w:rPr>
                <w:t>0.9656</w:t>
              </w:r>
            </w:ins>
          </w:p>
        </w:tc>
        <w:tc>
          <w:tcPr>
            <w:tcW w:w="814" w:type="dxa"/>
            <w:tcPrChange w:id="144" w:author="a88101" w:date="2026-06-09T10:28:00Z" w16du:dateUtc="2026-06-09T02:28:00Z">
              <w:tcPr>
                <w:tcW w:w="815" w:type="dxa"/>
                <w:gridSpan w:val="2"/>
              </w:tcPr>
            </w:tcPrChange>
          </w:tcPr>
          <w:p w14:paraId="30E159CC" w14:textId="1B94D967" w:rsidR="00AE50D2" w:rsidRDefault="001954B4" w:rsidP="0041754F">
            <w:pPr>
              <w:pStyle w:val="Els-table-text"/>
              <w:spacing w:line="480" w:lineRule="auto"/>
              <w:rPr>
                <w:ins w:id="145" w:author="a88101" w:date="2026-06-09T10:28:00Z" w16du:dateUtc="2026-06-09T02:28:00Z"/>
                <w:rFonts w:hint="eastAsia"/>
                <w:lang w:eastAsia="zh-CN"/>
              </w:rPr>
            </w:pPr>
            <w:ins w:id="146" w:author="a88101" w:date="2026-06-09T10:43:00Z" w16du:dateUtc="2026-06-09T02:43:00Z">
              <w:r>
                <w:rPr>
                  <w:rFonts w:hint="eastAsia"/>
                  <w:lang w:eastAsia="zh-CN"/>
                </w:rPr>
                <w:t>0.0426</w:t>
              </w:r>
            </w:ins>
          </w:p>
        </w:tc>
        <w:tc>
          <w:tcPr>
            <w:tcW w:w="1195" w:type="dxa"/>
            <w:tcPrChange w:id="147" w:author="a88101" w:date="2026-06-09T10:28:00Z" w16du:dateUtc="2026-06-09T02:28:00Z">
              <w:tcPr>
                <w:tcW w:w="1197" w:type="dxa"/>
                <w:gridSpan w:val="2"/>
              </w:tcPr>
            </w:tcPrChange>
          </w:tcPr>
          <w:p w14:paraId="503EC5AB" w14:textId="7583036E" w:rsidR="00AE50D2" w:rsidRDefault="001954B4" w:rsidP="0041754F">
            <w:pPr>
              <w:pStyle w:val="Els-table-text"/>
              <w:spacing w:line="480" w:lineRule="auto"/>
              <w:rPr>
                <w:ins w:id="148" w:author="a88101" w:date="2026-06-09T10:28:00Z" w16du:dateUtc="2026-06-09T02:28:00Z"/>
                <w:rFonts w:hint="eastAsia"/>
                <w:lang w:eastAsia="zh-CN"/>
              </w:rPr>
            </w:pPr>
            <w:ins w:id="149" w:author="a88101" w:date="2026-06-09T10:43:00Z" w16du:dateUtc="2026-06-09T02:43:00Z">
              <w:r>
                <w:rPr>
                  <w:rFonts w:hint="eastAsia"/>
                  <w:lang w:eastAsia="zh-CN"/>
                </w:rPr>
                <w:t>7826.4</w:t>
              </w:r>
            </w:ins>
          </w:p>
        </w:tc>
        <w:tc>
          <w:tcPr>
            <w:tcW w:w="1154" w:type="dxa"/>
            <w:tcPrChange w:id="150" w:author="a88101" w:date="2026-06-09T10:28:00Z" w16du:dateUtc="2026-06-09T02:28:00Z">
              <w:tcPr>
                <w:tcW w:w="1157" w:type="dxa"/>
                <w:gridSpan w:val="2"/>
              </w:tcPr>
            </w:tcPrChange>
          </w:tcPr>
          <w:p w14:paraId="133213CE" w14:textId="0F1A1B6C" w:rsidR="00AE50D2" w:rsidRDefault="001954B4" w:rsidP="0041754F">
            <w:pPr>
              <w:pStyle w:val="Els-table-text"/>
              <w:spacing w:line="480" w:lineRule="auto"/>
              <w:rPr>
                <w:ins w:id="151" w:author="a88101" w:date="2026-06-09T10:28:00Z" w16du:dateUtc="2026-06-09T02:28:00Z"/>
                <w:rFonts w:hint="eastAsia"/>
                <w:lang w:eastAsia="zh-CN"/>
              </w:rPr>
            </w:pPr>
            <w:ins w:id="152" w:author="a88101" w:date="2026-06-09T10:43:00Z" w16du:dateUtc="2026-06-09T02:43:00Z">
              <w:r>
                <w:rPr>
                  <w:rFonts w:hint="eastAsia"/>
                  <w:lang w:eastAsia="zh-CN"/>
                </w:rPr>
                <w:t>92.8</w:t>
              </w:r>
            </w:ins>
          </w:p>
        </w:tc>
      </w:tr>
      <w:tr w:rsidR="00AE50D2" w:rsidRPr="00511D5F" w14:paraId="7059E6BE" w14:textId="59147DF3" w:rsidTr="00AE50D2">
        <w:trPr>
          <w:trHeight w:val="390"/>
          <w:jc w:val="center"/>
          <w:trPrChange w:id="153" w:author="a88101" w:date="2026-06-09T10:28:00Z" w16du:dateUtc="2026-06-09T02:28:00Z">
            <w:trPr>
              <w:trHeight w:val="390"/>
              <w:jc w:val="center"/>
            </w:trPr>
          </w:trPrChange>
        </w:trPr>
        <w:tc>
          <w:tcPr>
            <w:tcW w:w="1134" w:type="dxa"/>
            <w:tcPrChange w:id="154" w:author="a88101" w:date="2026-06-09T10:28:00Z" w16du:dateUtc="2026-06-09T02:28:00Z">
              <w:tcPr>
                <w:tcW w:w="1128" w:type="dxa"/>
              </w:tcPr>
            </w:tcPrChange>
          </w:tcPr>
          <w:p w14:paraId="0C24A1C0" w14:textId="331A7D01" w:rsidR="00D66FDB" w:rsidRPr="00511D5F" w:rsidRDefault="00D66FDB" w:rsidP="0041754F">
            <w:pPr>
              <w:pStyle w:val="Els-table-text"/>
              <w:spacing w:line="480" w:lineRule="auto"/>
              <w:rPr>
                <w:lang w:eastAsia="zh-CN"/>
              </w:rPr>
            </w:pPr>
            <w:r w:rsidRPr="00D932AB">
              <w:rPr>
                <w:lang w:eastAsia="zh-CN"/>
              </w:rPr>
              <w:t>Base+</w:t>
            </w:r>
            <w:ins w:id="155" w:author="a88101" w:date="2026-06-09T10:13:00Z" w16du:dateUtc="2026-06-09T02:13:00Z">
              <w:r>
                <w:rPr>
                  <w:rFonts w:hint="eastAsia"/>
                  <w:lang w:eastAsia="zh-CN"/>
                </w:rPr>
                <w:t>F</w:t>
              </w:r>
            </w:ins>
            <w:r w:rsidRPr="00D932AB">
              <w:rPr>
                <w:lang w:eastAsia="zh-CN"/>
              </w:rPr>
              <w:t>SAM3</w:t>
            </w:r>
          </w:p>
        </w:tc>
        <w:tc>
          <w:tcPr>
            <w:tcW w:w="677" w:type="dxa"/>
            <w:tcPrChange w:id="156" w:author="a88101" w:date="2026-06-09T10:28:00Z" w16du:dateUtc="2026-06-09T02:28:00Z">
              <w:tcPr>
                <w:tcW w:w="678" w:type="dxa"/>
              </w:tcPr>
            </w:tcPrChange>
          </w:tcPr>
          <w:p w14:paraId="745DFB51" w14:textId="6DC65B59" w:rsidR="00D66FDB" w:rsidRPr="00511D5F" w:rsidRDefault="00D66FDB" w:rsidP="0041754F">
            <w:pPr>
              <w:pStyle w:val="Els-table-text"/>
              <w:spacing w:line="480" w:lineRule="auto"/>
            </w:pPr>
            <w:r>
              <w:rPr>
                <w:lang w:eastAsia="zh-CN"/>
              </w:rPr>
              <w:t>×</w:t>
            </w:r>
          </w:p>
        </w:tc>
        <w:tc>
          <w:tcPr>
            <w:tcW w:w="945" w:type="dxa"/>
            <w:tcPrChange w:id="157" w:author="a88101" w:date="2026-06-09T10:28:00Z" w16du:dateUtc="2026-06-09T02:28:00Z">
              <w:tcPr>
                <w:tcW w:w="947" w:type="dxa"/>
                <w:gridSpan w:val="2"/>
              </w:tcPr>
            </w:tcPrChange>
          </w:tcPr>
          <w:p w14:paraId="0F9FDC35" w14:textId="283FEA1A" w:rsidR="00D66FDB" w:rsidRDefault="00AE50D2" w:rsidP="0041754F">
            <w:pPr>
              <w:pStyle w:val="Els-table-text"/>
              <w:spacing w:line="480" w:lineRule="auto"/>
              <w:rPr>
                <w:rFonts w:ascii="Segoe UI Symbol" w:hAnsi="Segoe UI Symbol" w:cs="Segoe UI Symbol"/>
                <w:lang w:eastAsia="zh-CN"/>
              </w:rPr>
            </w:pPr>
            <w:ins w:id="158" w:author="a88101" w:date="2026-06-09T10:29:00Z" w16du:dateUtc="2026-06-09T02:29:00Z">
              <w:r>
                <w:rPr>
                  <w:lang w:eastAsia="zh-CN"/>
                </w:rPr>
                <w:t>×</w:t>
              </w:r>
            </w:ins>
          </w:p>
        </w:tc>
        <w:tc>
          <w:tcPr>
            <w:tcW w:w="1012" w:type="dxa"/>
            <w:tcPrChange w:id="159" w:author="a88101" w:date="2026-06-09T10:28:00Z" w16du:dateUtc="2026-06-09T02:28:00Z">
              <w:tcPr>
                <w:tcW w:w="1005" w:type="dxa"/>
                <w:gridSpan w:val="3"/>
              </w:tcPr>
            </w:tcPrChange>
          </w:tcPr>
          <w:p w14:paraId="547F57F2" w14:textId="07457B82" w:rsidR="00D66FDB" w:rsidRPr="00511D5F" w:rsidRDefault="00D66FDB" w:rsidP="0041754F">
            <w:pPr>
              <w:pStyle w:val="Els-table-text"/>
              <w:spacing w:line="480" w:lineRule="auto"/>
            </w:pPr>
            <w:r>
              <w:rPr>
                <w:rFonts w:ascii="Segoe UI Symbol" w:hAnsi="Segoe UI Symbol" w:cs="Segoe UI Symbol"/>
                <w:lang w:eastAsia="zh-CN"/>
              </w:rPr>
              <w:t>✓</w:t>
            </w:r>
          </w:p>
        </w:tc>
        <w:tc>
          <w:tcPr>
            <w:tcW w:w="814" w:type="dxa"/>
            <w:tcPrChange w:id="160" w:author="a88101" w:date="2026-06-09T10:28:00Z" w16du:dateUtc="2026-06-09T02:28:00Z">
              <w:tcPr>
                <w:tcW w:w="815" w:type="dxa"/>
              </w:tcPr>
            </w:tcPrChange>
          </w:tcPr>
          <w:p w14:paraId="345DD321" w14:textId="4A6CE972" w:rsidR="00D66FDB" w:rsidRPr="00511D5F" w:rsidRDefault="00D66FDB" w:rsidP="0041754F">
            <w:pPr>
              <w:pStyle w:val="Els-table-text"/>
              <w:spacing w:line="480" w:lineRule="auto"/>
            </w:pPr>
            <w:r>
              <w:rPr>
                <w:rFonts w:ascii="Segoe UI Symbol" w:hAnsi="Segoe UI Symbol" w:cs="Segoe UI Symbol"/>
                <w:lang w:eastAsia="zh-CN"/>
              </w:rPr>
              <w:t>✓</w:t>
            </w:r>
          </w:p>
        </w:tc>
        <w:tc>
          <w:tcPr>
            <w:tcW w:w="945" w:type="dxa"/>
            <w:tcPrChange w:id="161" w:author="a88101" w:date="2026-06-09T10:28:00Z" w16du:dateUtc="2026-06-09T02:28:00Z">
              <w:tcPr>
                <w:tcW w:w="947" w:type="dxa"/>
                <w:gridSpan w:val="3"/>
              </w:tcPr>
            </w:tcPrChange>
          </w:tcPr>
          <w:p w14:paraId="0E796844" w14:textId="2916A332" w:rsidR="00D66FDB" w:rsidRPr="00511D5F" w:rsidRDefault="00D66FDB" w:rsidP="0041754F">
            <w:pPr>
              <w:pStyle w:val="Els-table-text"/>
              <w:spacing w:line="480" w:lineRule="auto"/>
            </w:pPr>
            <w:r>
              <w:rPr>
                <w:lang w:eastAsia="zh-CN"/>
              </w:rPr>
              <w:t>30.50</w:t>
            </w:r>
          </w:p>
        </w:tc>
        <w:tc>
          <w:tcPr>
            <w:tcW w:w="815" w:type="dxa"/>
            <w:tcPrChange w:id="162" w:author="a88101" w:date="2026-06-09T10:28:00Z" w16du:dateUtc="2026-06-09T02:28:00Z">
              <w:tcPr>
                <w:tcW w:w="816" w:type="dxa"/>
                <w:gridSpan w:val="2"/>
              </w:tcPr>
            </w:tcPrChange>
          </w:tcPr>
          <w:p w14:paraId="62A1B2EC" w14:textId="58C3F7F2" w:rsidR="00D66FDB" w:rsidRPr="00511D5F" w:rsidRDefault="00D66FDB" w:rsidP="0041754F">
            <w:pPr>
              <w:pStyle w:val="Els-table-text"/>
              <w:spacing w:line="480" w:lineRule="auto"/>
            </w:pPr>
            <w:r>
              <w:rPr>
                <w:lang w:eastAsia="zh-CN"/>
              </w:rPr>
              <w:t>0.9687</w:t>
            </w:r>
          </w:p>
        </w:tc>
        <w:tc>
          <w:tcPr>
            <w:tcW w:w="814" w:type="dxa"/>
            <w:tcPrChange w:id="163" w:author="a88101" w:date="2026-06-09T10:28:00Z" w16du:dateUtc="2026-06-09T02:28:00Z">
              <w:tcPr>
                <w:tcW w:w="815" w:type="dxa"/>
                <w:gridSpan w:val="2"/>
              </w:tcPr>
            </w:tcPrChange>
          </w:tcPr>
          <w:p w14:paraId="2369EB08" w14:textId="352BD2DF" w:rsidR="00D66FDB" w:rsidRPr="00511D5F" w:rsidRDefault="00D66FDB" w:rsidP="0041754F">
            <w:pPr>
              <w:pStyle w:val="Els-table-text"/>
              <w:spacing w:line="480" w:lineRule="auto"/>
            </w:pPr>
            <w:r>
              <w:rPr>
                <w:lang w:eastAsia="zh-CN"/>
              </w:rPr>
              <w:t>0.0397</w:t>
            </w:r>
          </w:p>
        </w:tc>
        <w:tc>
          <w:tcPr>
            <w:tcW w:w="1195" w:type="dxa"/>
            <w:tcPrChange w:id="164" w:author="a88101" w:date="2026-06-09T10:28:00Z" w16du:dateUtc="2026-06-09T02:28:00Z">
              <w:tcPr>
                <w:tcW w:w="1197" w:type="dxa"/>
                <w:gridSpan w:val="2"/>
              </w:tcPr>
            </w:tcPrChange>
          </w:tcPr>
          <w:p w14:paraId="53C0D22D" w14:textId="24F6A9A3" w:rsidR="00D66FDB" w:rsidRPr="00511D5F" w:rsidRDefault="00D66FDB" w:rsidP="0041754F">
            <w:pPr>
              <w:pStyle w:val="Els-table-text"/>
              <w:spacing w:line="480" w:lineRule="auto"/>
            </w:pPr>
            <w:r>
              <w:rPr>
                <w:lang w:eastAsia="zh-CN"/>
              </w:rPr>
              <w:t>6541.3</w:t>
            </w:r>
          </w:p>
        </w:tc>
        <w:tc>
          <w:tcPr>
            <w:tcW w:w="1154" w:type="dxa"/>
            <w:tcPrChange w:id="165" w:author="a88101" w:date="2026-06-09T10:28:00Z" w16du:dateUtc="2026-06-09T02:28:00Z">
              <w:tcPr>
                <w:tcW w:w="1157" w:type="dxa"/>
                <w:gridSpan w:val="2"/>
              </w:tcPr>
            </w:tcPrChange>
          </w:tcPr>
          <w:p w14:paraId="0230CB77" w14:textId="207FB249" w:rsidR="00D66FDB" w:rsidRPr="00511D5F" w:rsidRDefault="00D66FDB" w:rsidP="0041754F">
            <w:pPr>
              <w:pStyle w:val="Els-table-text"/>
              <w:spacing w:line="480" w:lineRule="auto"/>
            </w:pPr>
            <w:r>
              <w:rPr>
                <w:lang w:eastAsia="zh-CN"/>
              </w:rPr>
              <w:t>73.6</w:t>
            </w:r>
          </w:p>
        </w:tc>
      </w:tr>
      <w:tr w:rsidR="00570530" w:rsidRPr="00511D5F" w14:paraId="2E5AD3AE" w14:textId="77777777" w:rsidTr="00AE50D2">
        <w:trPr>
          <w:trHeight w:val="390"/>
          <w:jc w:val="center"/>
          <w:ins w:id="166" w:author="a88101" w:date="2026-06-09T10:30:00Z" w16du:dateUtc="2026-06-09T02:30:00Z"/>
        </w:trPr>
        <w:tc>
          <w:tcPr>
            <w:tcW w:w="1134" w:type="dxa"/>
          </w:tcPr>
          <w:p w14:paraId="381EBEA7" w14:textId="0D942C04" w:rsidR="00570530" w:rsidRPr="00D932AB" w:rsidRDefault="00570530" w:rsidP="0041754F">
            <w:pPr>
              <w:pStyle w:val="Els-table-text"/>
              <w:spacing w:line="480" w:lineRule="auto"/>
              <w:rPr>
                <w:ins w:id="167" w:author="a88101" w:date="2026-06-09T10:30:00Z" w16du:dateUtc="2026-06-09T02:30:00Z"/>
                <w:rFonts w:hint="eastAsia"/>
                <w:lang w:eastAsia="zh-CN"/>
              </w:rPr>
            </w:pPr>
            <w:ins w:id="168" w:author="a88101" w:date="2026-06-09T10:30:00Z" w16du:dateUtc="2026-06-09T02:30:00Z">
              <w:r w:rsidRPr="00D932AB">
                <w:t>Base+FFT</w:t>
              </w:r>
              <w:r>
                <w:rPr>
                  <w:rFonts w:hint="eastAsia"/>
                  <w:lang w:eastAsia="zh-CN"/>
                </w:rPr>
                <w:t>+SAM3</w:t>
              </w:r>
            </w:ins>
          </w:p>
        </w:tc>
        <w:tc>
          <w:tcPr>
            <w:tcW w:w="677" w:type="dxa"/>
          </w:tcPr>
          <w:p w14:paraId="0E84DD4B" w14:textId="205A7A0D" w:rsidR="00570530" w:rsidRDefault="00570530" w:rsidP="0041754F">
            <w:pPr>
              <w:pStyle w:val="Els-table-text"/>
              <w:spacing w:line="480" w:lineRule="auto"/>
              <w:rPr>
                <w:ins w:id="169" w:author="a88101" w:date="2026-06-09T10:30:00Z" w16du:dateUtc="2026-06-09T02:30:00Z"/>
                <w:lang w:eastAsia="zh-CN"/>
              </w:rPr>
            </w:pPr>
            <w:ins w:id="170" w:author="a88101" w:date="2026-06-09T10:31:00Z" w16du:dateUtc="2026-06-09T02:31:00Z">
              <w:r>
                <w:rPr>
                  <w:rFonts w:ascii="Segoe UI Symbol" w:hAnsi="Segoe UI Symbol" w:cs="Segoe UI Symbol"/>
                  <w:lang w:eastAsia="zh-CN"/>
                </w:rPr>
                <w:t>✓</w:t>
              </w:r>
            </w:ins>
          </w:p>
        </w:tc>
        <w:tc>
          <w:tcPr>
            <w:tcW w:w="945" w:type="dxa"/>
          </w:tcPr>
          <w:p w14:paraId="1A2A4ACF" w14:textId="08B87AE3" w:rsidR="00570530" w:rsidRDefault="00570530" w:rsidP="0041754F">
            <w:pPr>
              <w:pStyle w:val="Els-table-text"/>
              <w:spacing w:line="480" w:lineRule="auto"/>
              <w:rPr>
                <w:ins w:id="171" w:author="a88101" w:date="2026-06-09T10:30:00Z" w16du:dateUtc="2026-06-09T02:30:00Z"/>
                <w:lang w:eastAsia="zh-CN"/>
              </w:rPr>
            </w:pPr>
            <w:ins w:id="172" w:author="a88101" w:date="2026-06-09T10:31:00Z" w16du:dateUtc="2026-06-09T02:31:00Z">
              <w:r>
                <w:rPr>
                  <w:rFonts w:ascii="Segoe UI Symbol" w:hAnsi="Segoe UI Symbol" w:cs="Segoe UI Symbol"/>
                  <w:lang w:eastAsia="zh-CN"/>
                </w:rPr>
                <w:t>✓</w:t>
              </w:r>
            </w:ins>
          </w:p>
        </w:tc>
        <w:tc>
          <w:tcPr>
            <w:tcW w:w="1012" w:type="dxa"/>
          </w:tcPr>
          <w:p w14:paraId="6384A264" w14:textId="312ABC4B" w:rsidR="00570530" w:rsidRDefault="00570530" w:rsidP="0041754F">
            <w:pPr>
              <w:pStyle w:val="Els-table-text"/>
              <w:spacing w:line="480" w:lineRule="auto"/>
              <w:rPr>
                <w:ins w:id="173" w:author="a88101" w:date="2026-06-09T10:30:00Z" w16du:dateUtc="2026-06-09T02:30:00Z"/>
                <w:rFonts w:ascii="Segoe UI Symbol" w:hAnsi="Segoe UI Symbol" w:cs="Segoe UI Symbol"/>
                <w:lang w:eastAsia="zh-CN"/>
              </w:rPr>
            </w:pPr>
            <w:ins w:id="174" w:author="a88101" w:date="2026-06-09T10:31:00Z" w16du:dateUtc="2026-06-09T02:31:00Z">
              <w:r>
                <w:rPr>
                  <w:lang w:eastAsia="zh-CN"/>
                </w:rPr>
                <w:t>×</w:t>
              </w:r>
            </w:ins>
          </w:p>
        </w:tc>
        <w:tc>
          <w:tcPr>
            <w:tcW w:w="814" w:type="dxa"/>
          </w:tcPr>
          <w:p w14:paraId="7256C332" w14:textId="7BB3CB1F" w:rsidR="00570530" w:rsidRDefault="00570530" w:rsidP="0041754F">
            <w:pPr>
              <w:pStyle w:val="Els-table-text"/>
              <w:spacing w:line="480" w:lineRule="auto"/>
              <w:rPr>
                <w:ins w:id="175" w:author="a88101" w:date="2026-06-09T10:30:00Z" w16du:dateUtc="2026-06-09T02:30:00Z"/>
                <w:rFonts w:ascii="Segoe UI Symbol" w:hAnsi="Segoe UI Symbol" w:cs="Segoe UI Symbol"/>
                <w:lang w:eastAsia="zh-CN"/>
              </w:rPr>
            </w:pPr>
            <w:ins w:id="176" w:author="a88101" w:date="2026-06-09T10:31:00Z" w16du:dateUtc="2026-06-09T02:31:00Z">
              <w:r>
                <w:rPr>
                  <w:rFonts w:ascii="Segoe UI Symbol" w:hAnsi="Segoe UI Symbol" w:cs="Segoe UI Symbol"/>
                  <w:lang w:eastAsia="zh-CN"/>
                </w:rPr>
                <w:t>✓</w:t>
              </w:r>
            </w:ins>
          </w:p>
        </w:tc>
        <w:tc>
          <w:tcPr>
            <w:tcW w:w="945" w:type="dxa"/>
          </w:tcPr>
          <w:p w14:paraId="058B5273" w14:textId="592082EB" w:rsidR="00570530" w:rsidRDefault="001954B4" w:rsidP="0041754F">
            <w:pPr>
              <w:pStyle w:val="Els-table-text"/>
              <w:spacing w:line="480" w:lineRule="auto"/>
              <w:rPr>
                <w:ins w:id="177" w:author="a88101" w:date="2026-06-09T10:30:00Z" w16du:dateUtc="2026-06-09T02:30:00Z"/>
                <w:rFonts w:hint="eastAsia"/>
                <w:lang w:eastAsia="zh-CN"/>
              </w:rPr>
            </w:pPr>
            <w:ins w:id="178" w:author="a88101" w:date="2026-06-09T10:44:00Z" w16du:dateUtc="2026-06-09T02:44:00Z">
              <w:r>
                <w:rPr>
                  <w:rFonts w:hint="eastAsia"/>
                  <w:lang w:eastAsia="zh-CN"/>
                </w:rPr>
                <w:t>30.37</w:t>
              </w:r>
            </w:ins>
          </w:p>
        </w:tc>
        <w:tc>
          <w:tcPr>
            <w:tcW w:w="815" w:type="dxa"/>
          </w:tcPr>
          <w:p w14:paraId="4CE6ADDD" w14:textId="33906E59" w:rsidR="00570530" w:rsidRDefault="001954B4" w:rsidP="0041754F">
            <w:pPr>
              <w:pStyle w:val="Els-table-text"/>
              <w:spacing w:line="480" w:lineRule="auto"/>
              <w:rPr>
                <w:ins w:id="179" w:author="a88101" w:date="2026-06-09T10:30:00Z" w16du:dateUtc="2026-06-09T02:30:00Z"/>
                <w:rFonts w:hint="eastAsia"/>
                <w:lang w:eastAsia="zh-CN"/>
              </w:rPr>
            </w:pPr>
            <w:ins w:id="180" w:author="a88101" w:date="2026-06-09T10:44:00Z" w16du:dateUtc="2026-06-09T02:44:00Z">
              <w:r>
                <w:rPr>
                  <w:rFonts w:hint="eastAsia"/>
                  <w:lang w:eastAsia="zh-CN"/>
                </w:rPr>
                <w:t>0.9672</w:t>
              </w:r>
            </w:ins>
          </w:p>
        </w:tc>
        <w:tc>
          <w:tcPr>
            <w:tcW w:w="814" w:type="dxa"/>
          </w:tcPr>
          <w:p w14:paraId="48A8D7F1" w14:textId="1055DD41" w:rsidR="00570530" w:rsidRDefault="001954B4" w:rsidP="0041754F">
            <w:pPr>
              <w:pStyle w:val="Els-table-text"/>
              <w:spacing w:line="480" w:lineRule="auto"/>
              <w:rPr>
                <w:ins w:id="181" w:author="a88101" w:date="2026-06-09T10:30:00Z" w16du:dateUtc="2026-06-09T02:30:00Z"/>
                <w:rFonts w:hint="eastAsia"/>
                <w:lang w:eastAsia="zh-CN"/>
              </w:rPr>
            </w:pPr>
            <w:ins w:id="182" w:author="a88101" w:date="2026-06-09T10:44:00Z" w16du:dateUtc="2026-06-09T02:44:00Z">
              <w:r>
                <w:rPr>
                  <w:rFonts w:hint="eastAsia"/>
                  <w:lang w:eastAsia="zh-CN"/>
                </w:rPr>
                <w:t>0.0411</w:t>
              </w:r>
            </w:ins>
          </w:p>
        </w:tc>
        <w:tc>
          <w:tcPr>
            <w:tcW w:w="1195" w:type="dxa"/>
          </w:tcPr>
          <w:p w14:paraId="10711E88" w14:textId="04FC7BB3" w:rsidR="00570530" w:rsidRDefault="001954B4" w:rsidP="0041754F">
            <w:pPr>
              <w:pStyle w:val="Els-table-text"/>
              <w:spacing w:line="480" w:lineRule="auto"/>
              <w:rPr>
                <w:ins w:id="183" w:author="a88101" w:date="2026-06-09T10:30:00Z" w16du:dateUtc="2026-06-09T02:30:00Z"/>
                <w:rFonts w:hint="eastAsia"/>
                <w:lang w:eastAsia="zh-CN"/>
              </w:rPr>
            </w:pPr>
            <w:ins w:id="184" w:author="a88101" w:date="2026-06-09T10:44:00Z" w16du:dateUtc="2026-06-09T02:44:00Z">
              <w:r>
                <w:rPr>
                  <w:rFonts w:hint="eastAsia"/>
                  <w:lang w:eastAsia="zh-CN"/>
                </w:rPr>
                <w:t>7314.8</w:t>
              </w:r>
            </w:ins>
          </w:p>
        </w:tc>
        <w:tc>
          <w:tcPr>
            <w:tcW w:w="1154" w:type="dxa"/>
          </w:tcPr>
          <w:p w14:paraId="5EAD030C" w14:textId="6117F622" w:rsidR="00570530" w:rsidRDefault="001954B4" w:rsidP="0041754F">
            <w:pPr>
              <w:pStyle w:val="Els-table-text"/>
              <w:spacing w:line="480" w:lineRule="auto"/>
              <w:rPr>
                <w:ins w:id="185" w:author="a88101" w:date="2026-06-09T10:30:00Z" w16du:dateUtc="2026-06-09T02:30:00Z"/>
                <w:rFonts w:hint="eastAsia"/>
                <w:lang w:eastAsia="zh-CN"/>
              </w:rPr>
            </w:pPr>
            <w:ins w:id="186" w:author="a88101" w:date="2026-06-09T10:44:00Z" w16du:dateUtc="2026-06-09T02:44:00Z">
              <w:r>
                <w:rPr>
                  <w:rFonts w:hint="eastAsia"/>
                  <w:lang w:eastAsia="zh-CN"/>
                </w:rPr>
                <w:t>8</w:t>
              </w:r>
            </w:ins>
            <w:ins w:id="187" w:author="a88101" w:date="2026-06-09T10:45:00Z" w16du:dateUtc="2026-06-09T02:45:00Z">
              <w:r>
                <w:rPr>
                  <w:rFonts w:hint="eastAsia"/>
                  <w:lang w:eastAsia="zh-CN"/>
                </w:rPr>
                <w:t>4.5</w:t>
              </w:r>
            </w:ins>
          </w:p>
        </w:tc>
      </w:tr>
      <w:tr w:rsidR="00AE50D2" w:rsidRPr="00511D5F" w14:paraId="145533D4" w14:textId="24FA5532" w:rsidTr="00AE50D2">
        <w:trPr>
          <w:trHeight w:val="380"/>
          <w:jc w:val="center"/>
          <w:trPrChange w:id="188" w:author="a88101" w:date="2026-06-09T10:28:00Z" w16du:dateUtc="2026-06-09T02:28:00Z">
            <w:trPr>
              <w:trHeight w:val="380"/>
              <w:jc w:val="center"/>
            </w:trPr>
          </w:trPrChange>
        </w:trPr>
        <w:tc>
          <w:tcPr>
            <w:tcW w:w="1134" w:type="dxa"/>
            <w:tcBorders>
              <w:bottom w:val="single" w:sz="4" w:space="0" w:color="auto"/>
            </w:tcBorders>
            <w:tcPrChange w:id="189" w:author="a88101" w:date="2026-06-09T10:28:00Z" w16du:dateUtc="2026-06-09T02:28:00Z">
              <w:tcPr>
                <w:tcW w:w="1128" w:type="dxa"/>
                <w:tcBorders>
                  <w:bottom w:val="single" w:sz="4" w:space="0" w:color="auto"/>
                </w:tcBorders>
              </w:tcPr>
            </w:tcPrChange>
          </w:tcPr>
          <w:p w14:paraId="43F5ED27" w14:textId="4B39EB91" w:rsidR="00D66FDB" w:rsidRPr="00511D5F" w:rsidRDefault="004239FF" w:rsidP="0041754F">
            <w:pPr>
              <w:pStyle w:val="Els-table-text"/>
              <w:spacing w:line="480" w:lineRule="auto"/>
            </w:pPr>
            <w:ins w:id="190" w:author="a88101" w:date="2026-06-09T10:31:00Z" w16du:dateUtc="2026-06-09T02:31:00Z">
              <w:r w:rsidRPr="00D932AB">
                <w:lastRenderedPageBreak/>
                <w:t>Base+FFT</w:t>
              </w:r>
              <w:r>
                <w:rPr>
                  <w:rFonts w:hint="eastAsia"/>
                  <w:lang w:eastAsia="zh-CN"/>
                </w:rPr>
                <w:t>+</w:t>
              </w:r>
              <w:r>
                <w:rPr>
                  <w:rFonts w:hint="eastAsia"/>
                  <w:lang w:eastAsia="zh-CN"/>
                </w:rPr>
                <w:t>F</w:t>
              </w:r>
              <w:r>
                <w:rPr>
                  <w:rFonts w:hint="eastAsia"/>
                  <w:lang w:eastAsia="zh-CN"/>
                </w:rPr>
                <w:t>SAM3</w:t>
              </w:r>
              <w:r>
                <w:rPr>
                  <w:lang w:eastAsia="zh-CN"/>
                </w:rPr>
                <w:t>(</w:t>
              </w:r>
            </w:ins>
            <w:r w:rsidR="00D66FDB" w:rsidRPr="00511D5F">
              <w:t>F2DMAS</w:t>
            </w:r>
            <w:ins w:id="191" w:author="a88101" w:date="2026-06-09T10:31:00Z" w16du:dateUtc="2026-06-09T02:31:00Z">
              <w:r>
                <w:t>)</w:t>
              </w:r>
            </w:ins>
          </w:p>
        </w:tc>
        <w:tc>
          <w:tcPr>
            <w:tcW w:w="677" w:type="dxa"/>
            <w:tcBorders>
              <w:bottom w:val="single" w:sz="4" w:space="0" w:color="auto"/>
            </w:tcBorders>
            <w:tcPrChange w:id="192" w:author="a88101" w:date="2026-06-09T10:28:00Z" w16du:dateUtc="2026-06-09T02:28:00Z">
              <w:tcPr>
                <w:tcW w:w="678" w:type="dxa"/>
                <w:tcBorders>
                  <w:bottom w:val="single" w:sz="4" w:space="0" w:color="auto"/>
                </w:tcBorders>
              </w:tcPr>
            </w:tcPrChange>
          </w:tcPr>
          <w:p w14:paraId="4C97BAD2" w14:textId="37D49844" w:rsidR="00D66FDB" w:rsidRPr="00511D5F" w:rsidRDefault="00D66FDB" w:rsidP="0041754F">
            <w:pPr>
              <w:pStyle w:val="Els-table-text"/>
              <w:spacing w:line="480" w:lineRule="auto"/>
            </w:pPr>
            <w:r>
              <w:rPr>
                <w:rFonts w:ascii="Segoe UI Symbol" w:hAnsi="Segoe UI Symbol" w:cs="Segoe UI Symbol"/>
                <w:lang w:eastAsia="zh-CN"/>
              </w:rPr>
              <w:t>✓</w:t>
            </w:r>
          </w:p>
        </w:tc>
        <w:tc>
          <w:tcPr>
            <w:tcW w:w="945" w:type="dxa"/>
            <w:tcBorders>
              <w:bottom w:val="single" w:sz="4" w:space="0" w:color="auto"/>
            </w:tcBorders>
            <w:tcPrChange w:id="193" w:author="a88101" w:date="2026-06-09T10:28:00Z" w16du:dateUtc="2026-06-09T02:28:00Z">
              <w:tcPr>
                <w:tcW w:w="947" w:type="dxa"/>
                <w:gridSpan w:val="2"/>
                <w:tcBorders>
                  <w:bottom w:val="single" w:sz="4" w:space="0" w:color="auto"/>
                </w:tcBorders>
              </w:tcPr>
            </w:tcPrChange>
          </w:tcPr>
          <w:p w14:paraId="70D33D63" w14:textId="48AFF4E7" w:rsidR="00D66FDB" w:rsidRDefault="00CC3182" w:rsidP="0041754F">
            <w:pPr>
              <w:pStyle w:val="Els-table-text"/>
              <w:spacing w:line="480" w:lineRule="auto"/>
              <w:rPr>
                <w:rFonts w:ascii="Segoe UI Symbol" w:hAnsi="Segoe UI Symbol" w:cs="Segoe UI Symbol"/>
                <w:lang w:eastAsia="zh-CN"/>
              </w:rPr>
            </w:pPr>
            <w:ins w:id="194" w:author="a88101" w:date="2026-06-09T10:51:00Z" w16du:dateUtc="2026-06-09T02:51:00Z">
              <w:r>
                <w:rPr>
                  <w:lang w:eastAsia="zh-CN"/>
                </w:rPr>
                <w:t>×</w:t>
              </w:r>
            </w:ins>
          </w:p>
        </w:tc>
        <w:tc>
          <w:tcPr>
            <w:tcW w:w="1012" w:type="dxa"/>
            <w:tcBorders>
              <w:bottom w:val="single" w:sz="4" w:space="0" w:color="auto"/>
            </w:tcBorders>
            <w:tcPrChange w:id="195" w:author="a88101" w:date="2026-06-09T10:28:00Z" w16du:dateUtc="2026-06-09T02:28:00Z">
              <w:tcPr>
                <w:tcW w:w="1005" w:type="dxa"/>
                <w:gridSpan w:val="3"/>
                <w:tcBorders>
                  <w:bottom w:val="single" w:sz="4" w:space="0" w:color="auto"/>
                </w:tcBorders>
              </w:tcPr>
            </w:tcPrChange>
          </w:tcPr>
          <w:p w14:paraId="73E6F954" w14:textId="02CF96A7" w:rsidR="00D66FDB" w:rsidRPr="00511D5F" w:rsidRDefault="00D66FDB" w:rsidP="0041754F">
            <w:pPr>
              <w:pStyle w:val="Els-table-text"/>
              <w:spacing w:line="480" w:lineRule="auto"/>
            </w:pPr>
            <w:r>
              <w:rPr>
                <w:rFonts w:ascii="Segoe UI Symbol" w:hAnsi="Segoe UI Symbol" w:cs="Segoe UI Symbol"/>
                <w:lang w:eastAsia="zh-CN"/>
              </w:rPr>
              <w:t>✓</w:t>
            </w:r>
          </w:p>
        </w:tc>
        <w:tc>
          <w:tcPr>
            <w:tcW w:w="814" w:type="dxa"/>
            <w:tcBorders>
              <w:bottom w:val="single" w:sz="4" w:space="0" w:color="auto"/>
            </w:tcBorders>
            <w:tcPrChange w:id="196" w:author="a88101" w:date="2026-06-09T10:28:00Z" w16du:dateUtc="2026-06-09T02:28:00Z">
              <w:tcPr>
                <w:tcW w:w="815" w:type="dxa"/>
                <w:tcBorders>
                  <w:bottom w:val="single" w:sz="4" w:space="0" w:color="auto"/>
                </w:tcBorders>
              </w:tcPr>
            </w:tcPrChange>
          </w:tcPr>
          <w:p w14:paraId="7EF8130F" w14:textId="435CA63A" w:rsidR="00D66FDB" w:rsidRPr="00511D5F" w:rsidRDefault="00D66FDB" w:rsidP="0041754F">
            <w:pPr>
              <w:pStyle w:val="Els-table-text"/>
              <w:spacing w:line="480" w:lineRule="auto"/>
            </w:pPr>
            <w:r>
              <w:rPr>
                <w:rFonts w:ascii="Segoe UI Symbol" w:hAnsi="Segoe UI Symbol" w:cs="Segoe UI Symbol"/>
                <w:lang w:eastAsia="zh-CN"/>
              </w:rPr>
              <w:t>✓</w:t>
            </w:r>
          </w:p>
        </w:tc>
        <w:tc>
          <w:tcPr>
            <w:tcW w:w="945" w:type="dxa"/>
            <w:tcBorders>
              <w:bottom w:val="single" w:sz="4" w:space="0" w:color="auto"/>
            </w:tcBorders>
            <w:tcPrChange w:id="197" w:author="a88101" w:date="2026-06-09T10:28:00Z" w16du:dateUtc="2026-06-09T02:28:00Z">
              <w:tcPr>
                <w:tcW w:w="947" w:type="dxa"/>
                <w:gridSpan w:val="3"/>
                <w:tcBorders>
                  <w:bottom w:val="single" w:sz="4" w:space="0" w:color="auto"/>
                </w:tcBorders>
              </w:tcPr>
            </w:tcPrChange>
          </w:tcPr>
          <w:p w14:paraId="0E0016EC" w14:textId="74D800CB" w:rsidR="00D66FDB" w:rsidRPr="00511D5F" w:rsidRDefault="00D66FDB" w:rsidP="0041754F">
            <w:pPr>
              <w:pStyle w:val="Els-table-text"/>
              <w:spacing w:line="480" w:lineRule="auto"/>
            </w:pPr>
            <w:r>
              <w:rPr>
                <w:lang w:eastAsia="zh-CN"/>
              </w:rPr>
              <w:t>31.09</w:t>
            </w:r>
          </w:p>
        </w:tc>
        <w:tc>
          <w:tcPr>
            <w:tcW w:w="815" w:type="dxa"/>
            <w:tcBorders>
              <w:bottom w:val="single" w:sz="4" w:space="0" w:color="auto"/>
            </w:tcBorders>
            <w:tcPrChange w:id="198" w:author="a88101" w:date="2026-06-09T10:28:00Z" w16du:dateUtc="2026-06-09T02:28:00Z">
              <w:tcPr>
                <w:tcW w:w="816" w:type="dxa"/>
                <w:gridSpan w:val="2"/>
                <w:tcBorders>
                  <w:bottom w:val="single" w:sz="4" w:space="0" w:color="auto"/>
                </w:tcBorders>
              </w:tcPr>
            </w:tcPrChange>
          </w:tcPr>
          <w:p w14:paraId="347C0193" w14:textId="629E2C9B" w:rsidR="00D66FDB" w:rsidRPr="00511D5F" w:rsidRDefault="00D66FDB" w:rsidP="0041754F">
            <w:pPr>
              <w:pStyle w:val="Els-table-text"/>
              <w:spacing w:line="480" w:lineRule="auto"/>
            </w:pPr>
            <w:r>
              <w:rPr>
                <w:lang w:eastAsia="zh-CN"/>
              </w:rPr>
              <w:t>0.9711</w:t>
            </w:r>
          </w:p>
        </w:tc>
        <w:tc>
          <w:tcPr>
            <w:tcW w:w="814" w:type="dxa"/>
            <w:tcBorders>
              <w:bottom w:val="single" w:sz="4" w:space="0" w:color="auto"/>
            </w:tcBorders>
            <w:tcPrChange w:id="199" w:author="a88101" w:date="2026-06-09T10:28:00Z" w16du:dateUtc="2026-06-09T02:28:00Z">
              <w:tcPr>
                <w:tcW w:w="815" w:type="dxa"/>
                <w:gridSpan w:val="2"/>
                <w:tcBorders>
                  <w:bottom w:val="single" w:sz="4" w:space="0" w:color="auto"/>
                </w:tcBorders>
              </w:tcPr>
            </w:tcPrChange>
          </w:tcPr>
          <w:p w14:paraId="55D1E850" w14:textId="48CDF981" w:rsidR="00D66FDB" w:rsidRPr="00511D5F" w:rsidRDefault="00D66FDB" w:rsidP="0041754F">
            <w:pPr>
              <w:pStyle w:val="Els-table-text"/>
              <w:spacing w:line="480" w:lineRule="auto"/>
            </w:pPr>
            <w:r>
              <w:rPr>
                <w:lang w:eastAsia="zh-CN"/>
              </w:rPr>
              <w:t>0.0365</w:t>
            </w:r>
          </w:p>
        </w:tc>
        <w:tc>
          <w:tcPr>
            <w:tcW w:w="1195" w:type="dxa"/>
            <w:tcBorders>
              <w:bottom w:val="single" w:sz="4" w:space="0" w:color="auto"/>
            </w:tcBorders>
            <w:tcPrChange w:id="200" w:author="a88101" w:date="2026-06-09T10:28:00Z" w16du:dateUtc="2026-06-09T02:28:00Z">
              <w:tcPr>
                <w:tcW w:w="1197" w:type="dxa"/>
                <w:gridSpan w:val="2"/>
                <w:tcBorders>
                  <w:bottom w:val="single" w:sz="4" w:space="0" w:color="auto"/>
                </w:tcBorders>
              </w:tcPr>
            </w:tcPrChange>
          </w:tcPr>
          <w:p w14:paraId="26DD69D7" w14:textId="15C90EE3" w:rsidR="00D66FDB" w:rsidRPr="00511D5F" w:rsidRDefault="00D66FDB" w:rsidP="0041754F">
            <w:pPr>
              <w:pStyle w:val="Els-table-text"/>
              <w:spacing w:line="480" w:lineRule="auto"/>
            </w:pPr>
            <w:r>
              <w:rPr>
                <w:lang w:eastAsia="zh-CN"/>
              </w:rPr>
              <w:t>5044.5</w:t>
            </w:r>
          </w:p>
        </w:tc>
        <w:tc>
          <w:tcPr>
            <w:tcW w:w="1154" w:type="dxa"/>
            <w:tcBorders>
              <w:bottom w:val="single" w:sz="4" w:space="0" w:color="auto"/>
            </w:tcBorders>
            <w:tcPrChange w:id="201" w:author="a88101" w:date="2026-06-09T10:28:00Z" w16du:dateUtc="2026-06-09T02:28:00Z">
              <w:tcPr>
                <w:tcW w:w="1157" w:type="dxa"/>
                <w:gridSpan w:val="2"/>
                <w:tcBorders>
                  <w:bottom w:val="single" w:sz="4" w:space="0" w:color="auto"/>
                </w:tcBorders>
              </w:tcPr>
            </w:tcPrChange>
          </w:tcPr>
          <w:p w14:paraId="32A32527" w14:textId="1226D774" w:rsidR="00D66FDB" w:rsidRPr="00511D5F" w:rsidRDefault="00D66FDB" w:rsidP="0041754F">
            <w:pPr>
              <w:pStyle w:val="Els-table-text"/>
              <w:spacing w:line="480" w:lineRule="auto"/>
            </w:pPr>
            <w:r>
              <w:rPr>
                <w:lang w:eastAsia="zh-CN"/>
              </w:rPr>
              <w:t>55.0</w:t>
            </w:r>
          </w:p>
        </w:tc>
      </w:tr>
    </w:tbl>
    <w:p w14:paraId="0B81064D" w14:textId="77777777" w:rsidR="00DD5163" w:rsidRDefault="00DD5163" w:rsidP="00DD5163">
      <w:pPr>
        <w:pStyle w:val="Els-body-text"/>
        <w:rPr>
          <w:lang w:eastAsia="zh-CN"/>
        </w:rPr>
      </w:pPr>
    </w:p>
    <w:p w14:paraId="76C837D2" w14:textId="4C7A136D" w:rsidR="00A036B7" w:rsidRDefault="0084470D" w:rsidP="00A036B7">
      <w:pPr>
        <w:pStyle w:val="Els-2ndorder-head"/>
        <w:spacing w:line="480" w:lineRule="auto"/>
        <w:rPr>
          <w:lang w:eastAsia="zh-CN"/>
        </w:rPr>
      </w:pPr>
      <w:r w:rsidRPr="0084470D">
        <w:t>Mesh Quality Analysis in Overlapping Leaf Regions</w:t>
      </w:r>
    </w:p>
    <w:p w14:paraId="5EB97EF5" w14:textId="77777777" w:rsidR="0084470D" w:rsidRPr="0084470D" w:rsidRDefault="0084470D" w:rsidP="00FF7E02">
      <w:pPr>
        <w:pStyle w:val="Els-body-text"/>
        <w:spacing w:line="480" w:lineRule="auto"/>
        <w:jc w:val="left"/>
      </w:pPr>
      <w:r w:rsidRPr="0084470D">
        <w:t>In addition to rendering metrics and processing time, 3D plant phenotyping also requires attention to whether the reconstructed model preserves geometric structures that are useful for measurement. For potted plants and seedling canopies, leaf occlusion and overlap are important factors that affect 3D phenotypic measurement. If the reconstructed mesh shows adhesion, blurred boundaries, or local surface swelling in overlapping leaf regions, the extraction of phenotypic traits such as leaf length, leaf width, canopy width, and canopy structure is directly affected. Therefore, this study further conducts a qualitative comparison of plant meshes generated by different methods, with emphasis on geometric recovery in overlapping leaf regions.</w:t>
      </w:r>
    </w:p>
    <w:p w14:paraId="0D487558" w14:textId="3B7815F0" w:rsidR="0084470D" w:rsidRPr="0084470D" w:rsidRDefault="0084470D" w:rsidP="00FF7E02">
      <w:pPr>
        <w:pStyle w:val="Els-body-text"/>
        <w:spacing w:line="480" w:lineRule="auto"/>
        <w:jc w:val="left"/>
      </w:pPr>
      <w:r w:rsidRPr="0084470D">
        <w:t>As shown in Fig</w:t>
      </w:r>
      <w:r w:rsidR="00280F4C">
        <w:t>.</w:t>
      </w:r>
      <w:r w:rsidRPr="0084470D">
        <w:t xml:space="preserve">7, the target plant in the original image contains clear leaf overlap and canopy occlusion. The mesh generated by </w:t>
      </w:r>
      <w:proofErr w:type="spellStart"/>
      <w:r w:rsidRPr="0084470D">
        <w:t>SuGaR</w:t>
      </w:r>
      <w:proofErr w:type="spellEnd"/>
      <w:r w:rsidRPr="0084470D">
        <w:t xml:space="preserve"> recovers the overall morphology of the plant instance, but boundary blurring and local adhesion tend to appear in leaf intersection regions, and the spatial separation between adjacent leaves is not sufficiently clear. These problems affect subsequent leaf-level phenotypic measurement. </w:t>
      </w:r>
      <w:proofErr w:type="gramStart"/>
      <w:r w:rsidRPr="0084470D">
        <w:t>In particular, when</w:t>
      </w:r>
      <w:proofErr w:type="gramEnd"/>
      <w:r w:rsidRPr="0084470D">
        <w:t xml:space="preserve"> identifying leaf boundaries or extracting local leaf width, adhesive regions may lead to overestimated measurements or reduced measurement stability.</w:t>
      </w:r>
    </w:p>
    <w:p w14:paraId="2FCA5982" w14:textId="77777777" w:rsidR="0084470D" w:rsidRPr="0084470D" w:rsidRDefault="0084470D" w:rsidP="00FF7E02">
      <w:pPr>
        <w:pStyle w:val="Els-body-text"/>
        <w:spacing w:line="480" w:lineRule="auto"/>
        <w:jc w:val="left"/>
      </w:pPr>
      <w:r w:rsidRPr="0084470D">
        <w:t>In contrast, the mesh generated by F2DMAS is more concentrated on the plant instance region, with fewer background residues and isolated fragments. In overlapping leaf regions, F2DMAS preserves the boundary relationships between adjacent leaves more clearly and reduces abnormal adhesion between leaves, making the canopy structure and major leaf contours more suitable for subsequent virtual measurement. This result indicates that the combination of FSAM3-based foreground decoupling and 2DGS surface representation not only improves rendering quality but also enhances the usability of explicit meshes for plant phenotypic measurement.</w:t>
      </w:r>
    </w:p>
    <w:p w14:paraId="6FA4F9DA" w14:textId="3B5EFED5" w:rsidR="00B34616" w:rsidRDefault="0084470D" w:rsidP="00FF7E02">
      <w:pPr>
        <w:pStyle w:val="Els-body-text"/>
        <w:spacing w:line="480" w:lineRule="auto"/>
        <w:jc w:val="left"/>
      </w:pPr>
      <w:r>
        <w:t xml:space="preserve">It should be noted that F2DMAS does not fully solve fine-grained leaf geometry recovery. In very thin leaf margins, oblique-view regions, and severely occluded areas, the mesh may still show local boundary shifts or </w:t>
      </w:r>
      <w:r>
        <w:lastRenderedPageBreak/>
        <w:t>slight surface swelling. This observation is consistent with the relatively higher error and positive bias observed in subsequent leaf width measurement. Therefore, this study positions F2DMAS as a deployable workflow for 3D plant phenotyping. Boundary correction and topology optimization for thin leaf structures remain important directions for future methodological research.</w:t>
      </w:r>
    </w:p>
    <w:p w14:paraId="4845212D" w14:textId="2D877C1D" w:rsidR="00280F4C" w:rsidRDefault="00280F4C" w:rsidP="0084470D">
      <w:pPr>
        <w:pStyle w:val="Els-body-text"/>
        <w:rPr>
          <w:lang w:eastAsia="zh-CN"/>
        </w:rPr>
      </w:pPr>
      <w:r>
        <w:rPr>
          <w:noProof/>
          <w:lang w:eastAsia="zh-CN"/>
        </w:rPr>
        <w:lastRenderedPageBreak/>
        <w:drawing>
          <wp:anchor distT="0" distB="0" distL="114300" distR="114300" simplePos="0" relativeHeight="251662336" behindDoc="0" locked="0" layoutInCell="1" allowOverlap="1" wp14:anchorId="41B127F9" wp14:editId="74010CD2">
            <wp:simplePos x="0" y="0"/>
            <wp:positionH relativeFrom="margin">
              <wp:posOffset>542290</wp:posOffset>
            </wp:positionH>
            <wp:positionV relativeFrom="paragraph">
              <wp:posOffset>1905</wp:posOffset>
            </wp:positionV>
            <wp:extent cx="4363085" cy="6567170"/>
            <wp:effectExtent l="0" t="0" r="5715" b="0"/>
            <wp:wrapTopAndBottom/>
            <wp:docPr id="11985034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3481" name="图片 1198503481"/>
                    <pic:cNvPicPr/>
                  </pic:nvPicPr>
                  <pic:blipFill>
                    <a:blip r:embed="rId15"/>
                    <a:stretch>
                      <a:fillRect/>
                    </a:stretch>
                  </pic:blipFill>
                  <pic:spPr>
                    <a:xfrm>
                      <a:off x="0" y="0"/>
                      <a:ext cx="4363085" cy="6567170"/>
                    </a:xfrm>
                    <a:prstGeom prst="rect">
                      <a:avLst/>
                    </a:prstGeom>
                  </pic:spPr>
                </pic:pic>
              </a:graphicData>
            </a:graphic>
            <wp14:sizeRelH relativeFrom="page">
              <wp14:pctWidth>0</wp14:pctWidth>
            </wp14:sizeRelH>
            <wp14:sizeRelV relativeFrom="page">
              <wp14:pctHeight>0</wp14:pctHeight>
            </wp14:sizeRelV>
          </wp:anchor>
        </w:drawing>
      </w:r>
    </w:p>
    <w:p w14:paraId="47619290" w14:textId="2898FDB1" w:rsidR="007F0F12" w:rsidRDefault="007F0F12" w:rsidP="00670817">
      <w:pPr>
        <w:pStyle w:val="Els-caption"/>
        <w:spacing w:line="480" w:lineRule="auto"/>
        <w:rPr>
          <w:lang w:eastAsia="zh-CN"/>
        </w:rPr>
      </w:pPr>
      <w:bookmarkStart w:id="202" w:name="OLE_LINK17"/>
      <w:bookmarkStart w:id="203" w:name="OLE_LINK19"/>
      <w:r w:rsidRPr="009B22E1">
        <w:rPr>
          <w:rFonts w:hint="eastAsia"/>
        </w:rPr>
        <w:t>Fig.</w:t>
      </w:r>
      <w:r w:rsidR="004E3DF6">
        <w:rPr>
          <w:lang w:eastAsia="zh-CN"/>
        </w:rPr>
        <w:t>7</w:t>
      </w:r>
      <w:r w:rsidRPr="009B22E1">
        <w:rPr>
          <w:rFonts w:hint="eastAsia"/>
        </w:rPr>
        <w:t xml:space="preserve">. </w:t>
      </w:r>
      <w:r w:rsidR="00D97458" w:rsidRPr="00D97458">
        <w:t xml:space="preserve">Comparison of Plant Mesh Reconstruction Results in Overlapping Leaf Regions across Different Methods </w:t>
      </w:r>
      <w:r w:rsidR="00BC011A">
        <w:t>(a)</w:t>
      </w:r>
      <w:r w:rsidRPr="007F0F12">
        <w:t xml:space="preserve">Qualitative Comparison of Gaussian Point Clouds Across Original Images, </w:t>
      </w:r>
      <w:proofErr w:type="spellStart"/>
      <w:r w:rsidRPr="007F0F12">
        <w:t>SuGaR</w:t>
      </w:r>
      <w:proofErr w:type="spellEnd"/>
      <w:r w:rsidRPr="007F0F12">
        <w:t>, and F2</w:t>
      </w:r>
      <w:proofErr w:type="gramStart"/>
      <w:r w:rsidRPr="007F0F12">
        <w:t>DMAS</w:t>
      </w:r>
      <w:bookmarkEnd w:id="202"/>
      <w:r w:rsidR="00BC011A">
        <w:t>.(</w:t>
      </w:r>
      <w:proofErr w:type="gramEnd"/>
      <w:r w:rsidR="00BC011A">
        <w:t>b)</w:t>
      </w:r>
      <w:r w:rsidR="00BC011A" w:rsidRPr="00BC011A">
        <w:t xml:space="preserve"> </w:t>
      </w:r>
      <w:r w:rsidR="00BC011A" w:rsidRPr="007F0F12">
        <w:t>Comparison of Surface Meshes for Phenotypic Analysis</w:t>
      </w:r>
    </w:p>
    <w:bookmarkEnd w:id="203"/>
    <w:p w14:paraId="2A7EE343" w14:textId="77777777" w:rsidR="0084470D" w:rsidRDefault="0084470D" w:rsidP="0084470D">
      <w:pPr>
        <w:pStyle w:val="Els-2ndorder-head"/>
        <w:spacing w:line="480" w:lineRule="auto"/>
        <w:rPr>
          <w:lang w:eastAsia="zh-CN"/>
        </w:rPr>
      </w:pPr>
      <w:r w:rsidRPr="0084470D">
        <w:lastRenderedPageBreak/>
        <w:t>Phenotypic Measurement Accuracy</w:t>
      </w:r>
    </w:p>
    <w:p w14:paraId="4251C1E5" w14:textId="5D6D901A" w:rsidR="001A15EB" w:rsidRDefault="001A15EB" w:rsidP="00FF7E02">
      <w:pPr>
        <w:pStyle w:val="Els-body-text"/>
        <w:spacing w:line="480" w:lineRule="auto"/>
        <w:jc w:val="left"/>
      </w:pPr>
      <w:r>
        <w:t>To verify whether the 3D meshes generated by F2DMAS support plant phenotypic analysis, this study extracts four basic phenotypic traits from scale-recovered models, namely plant height, canopy width, leaf length, and leaf width, and compares them with manual measurements. Fig</w:t>
      </w:r>
      <w:r w:rsidR="00A70E83">
        <w:t>.</w:t>
      </w:r>
      <w:r>
        <w:t xml:space="preserve">8 shows the regression relationships between virtual measurements and manual measurements for different phenotypic traits, and Table.7 reports the quantitative comparison between F2DMAS-based phenotypic measurements and manual measurements. The results show that plant height, canopy width, and leaf length achieve high agreement with manual measurements, with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values of 0.</w:t>
      </w:r>
      <w:del w:id="204" w:author="a88101" w:date="2026-06-09T12:31:00Z" w16du:dateUtc="2026-06-09T04:31:00Z">
        <w:r w:rsidDel="000F7B05">
          <w:delText>9878</w:delText>
        </w:r>
      </w:del>
      <w:ins w:id="205" w:author="a88101" w:date="2026-06-09T12:31:00Z" w16du:dateUtc="2026-06-09T04:31:00Z">
        <w:r w:rsidR="000F7B05">
          <w:t>9</w:t>
        </w:r>
        <w:r w:rsidR="000F7B05">
          <w:rPr>
            <w:rFonts w:hint="eastAsia"/>
            <w:lang w:eastAsia="zh-CN"/>
          </w:rPr>
          <w:t>9</w:t>
        </w:r>
      </w:ins>
      <w:r>
        <w:t>, 0.</w:t>
      </w:r>
      <w:del w:id="206" w:author="a88101" w:date="2026-06-09T12:31:00Z" w16du:dateUtc="2026-06-09T04:31:00Z">
        <w:r w:rsidDel="000F7B05">
          <w:delText>9879</w:delText>
        </w:r>
      </w:del>
      <w:ins w:id="207" w:author="a88101" w:date="2026-06-09T12:31:00Z" w16du:dateUtc="2026-06-09T04:31:00Z">
        <w:r w:rsidR="000F7B05">
          <w:t>9</w:t>
        </w:r>
        <w:r w:rsidR="000F7B05">
          <w:rPr>
            <w:rFonts w:hint="eastAsia"/>
            <w:lang w:eastAsia="zh-CN"/>
          </w:rPr>
          <w:t>9</w:t>
        </w:r>
      </w:ins>
      <w:r>
        <w:t>, and 0.97</w:t>
      </w:r>
      <w:del w:id="208" w:author="a88101" w:date="2026-06-09T12:31:00Z" w16du:dateUtc="2026-06-09T04:31:00Z">
        <w:r w:rsidDel="000F7B05">
          <w:delText>38</w:delText>
        </w:r>
      </w:del>
      <w:r>
        <w:t xml:space="preserve">, respectively. In contrast, leaf width shows a lower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of 0.</w:t>
      </w:r>
      <w:del w:id="209" w:author="a88101" w:date="2026-06-09T12:31:00Z" w16du:dateUtc="2026-06-09T04:31:00Z">
        <w:r w:rsidDel="000F7B05">
          <w:delText>8999</w:delText>
        </w:r>
      </w:del>
      <w:ins w:id="210" w:author="a88101" w:date="2026-06-09T12:31:00Z" w16du:dateUtc="2026-06-09T04:31:00Z">
        <w:r w:rsidR="000F7B05">
          <w:rPr>
            <w:rFonts w:hint="eastAsia"/>
            <w:lang w:eastAsia="zh-CN"/>
          </w:rPr>
          <w:t>90</w:t>
        </w:r>
      </w:ins>
      <w:r>
        <w:t>, indicating that fine-grained local traits are more sensitive to reconstruction boundary errors and mesh surface quality.</w:t>
      </w:r>
    </w:p>
    <w:p w14:paraId="67E430B7" w14:textId="62AA3623" w:rsidR="001A15EB" w:rsidRDefault="001A15EB" w:rsidP="00FF7E02">
      <w:pPr>
        <w:pStyle w:val="Els-body-text"/>
        <w:spacing w:line="480" w:lineRule="auto"/>
        <w:jc w:val="left"/>
      </w:pPr>
      <w:r>
        <w:t xml:space="preserve">The measurement stability differs across phenotypic traits. For canopy-scale traits, plant height achieves an RMSE of 1.21 cm, an MAE of 0.98 cm, a MAPE of 6.91%, and a positive bias of 0.58 cm. Canopy width achieves an RMSE of 0.99 cm, an MAE of 0.86 cm, a MAPE of 4.50%, and a positive bias of 0.64 cm. These results indicate that F2DMAS can stably recover the overall vertical and lateral extent of the plant canopy. Plant height and canopy width mainly depend on the overall plant contour and the outer canopy </w:t>
      </w:r>
      <w:proofErr w:type="gramStart"/>
      <w:r>
        <w:t>boundary, and</w:t>
      </w:r>
      <w:proofErr w:type="gramEnd"/>
      <w:r>
        <w:t xml:space="preserve"> are therefore less affected by local errors along leaf margins.</w:t>
      </w:r>
    </w:p>
    <w:p w14:paraId="4F2ADD44" w14:textId="4AF67679" w:rsidR="001A15EB" w:rsidRDefault="001A15EB" w:rsidP="00FF7E02">
      <w:pPr>
        <w:pStyle w:val="Els-body-text"/>
        <w:spacing w:line="480" w:lineRule="auto"/>
        <w:jc w:val="left"/>
        <w:rPr>
          <w:rFonts w:hint="eastAsia"/>
          <w:lang w:eastAsia="zh-CN"/>
        </w:rPr>
      </w:pPr>
      <w:r>
        <w:t xml:space="preserve">Leaf-level local traits are more difficult to measure than canopy-scale traits. Leaf length achieves an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of 0.97</w:t>
      </w:r>
      <w:del w:id="211" w:author="a88101" w:date="2026-06-09T12:31:00Z" w16du:dateUtc="2026-06-09T04:31:00Z">
        <w:r w:rsidDel="00696A77">
          <w:delText>38</w:delText>
        </w:r>
      </w:del>
      <w:r>
        <w:t xml:space="preserve">, an RMSE of 0.64 cm, an MAE of 0.51 cm, a MAPE of 7.45%, and a positive bias of 0.31 cm, showing relatively stable agreement with manual measurements. Leaf width obtains the lowest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among the four traits, with an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t xml:space="preserve"> of 0.</w:t>
      </w:r>
      <w:ins w:id="212" w:author="a88101" w:date="2026-06-09T12:32:00Z" w16du:dateUtc="2026-06-09T04:32:00Z">
        <w:r w:rsidR="00696A77">
          <w:rPr>
            <w:rFonts w:hint="eastAsia"/>
            <w:lang w:eastAsia="zh-CN"/>
          </w:rPr>
          <w:t>90</w:t>
        </w:r>
      </w:ins>
      <w:del w:id="213" w:author="a88101" w:date="2026-06-09T12:32:00Z" w16du:dateUtc="2026-06-09T04:32:00Z">
        <w:r w:rsidDel="00696A77">
          <w:delText>8999</w:delText>
        </w:r>
      </w:del>
      <w:r>
        <w:t>, an RMSE of 0.64 cm, an MAE of 0.45 cm, a MAPE of 9.73%, and a positive bias of 0.38 cm. This result suggests that leaf width is more affected by depth instability near leaf margins, surface expansion under oblique views, and boundary dilation during TSDF meshing.</w:t>
      </w:r>
    </w:p>
    <w:p w14:paraId="0F515DD1" w14:textId="5BB1F8A0" w:rsidR="00660EF9" w:rsidRDefault="00FF7E02" w:rsidP="00FF7E02">
      <w:pPr>
        <w:pStyle w:val="Els-body-text"/>
        <w:spacing w:line="480" w:lineRule="auto"/>
        <w:jc w:val="left"/>
      </w:pPr>
      <w:r>
        <w:rPr>
          <w:rFonts w:hint="eastAsia"/>
          <w:noProof/>
        </w:rPr>
        <w:lastRenderedPageBreak/>
        <w:drawing>
          <wp:anchor distT="0" distB="0" distL="114300" distR="114300" simplePos="0" relativeHeight="251661312" behindDoc="0" locked="0" layoutInCell="1" allowOverlap="1" wp14:anchorId="23D34B84" wp14:editId="5A1F0A62">
            <wp:simplePos x="0" y="0"/>
            <wp:positionH relativeFrom="margin">
              <wp:align>center</wp:align>
            </wp:positionH>
            <wp:positionV relativeFrom="paragraph">
              <wp:posOffset>2216150</wp:posOffset>
            </wp:positionV>
            <wp:extent cx="4512945" cy="4772025"/>
            <wp:effectExtent l="0" t="0" r="0" b="3175"/>
            <wp:wrapTopAndBottom/>
            <wp:docPr id="14585711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71148" name="图片 1458571148"/>
                    <pic:cNvPicPr/>
                  </pic:nvPicPr>
                  <pic:blipFill>
                    <a:blip r:embed="rId16"/>
                    <a:stretch>
                      <a:fillRect/>
                    </a:stretch>
                  </pic:blipFill>
                  <pic:spPr>
                    <a:xfrm>
                      <a:off x="0" y="0"/>
                      <a:ext cx="4512945" cy="4772025"/>
                    </a:xfrm>
                    <a:prstGeom prst="rect">
                      <a:avLst/>
                    </a:prstGeom>
                  </pic:spPr>
                </pic:pic>
              </a:graphicData>
            </a:graphic>
            <wp14:sizeRelH relativeFrom="page">
              <wp14:pctWidth>0</wp14:pctWidth>
            </wp14:sizeRelH>
            <wp14:sizeRelV relativeFrom="page">
              <wp14:pctHeight>0</wp14:pctHeight>
            </wp14:sizeRelV>
          </wp:anchor>
        </w:drawing>
      </w:r>
      <w:r w:rsidR="001A15EB">
        <w:t>These results show that F2DMAS supports the extraction of canopy-scale phenotypic traits, such as plant height and canopy width, and provides feasible measurements of leaf-scale traits, such as leaf length and leaf width. However, compared with plant height, canopy width, and leaf length, leaf width shows lower agreement and a larger relative error, indicating that fine-grained leaf boundary reconstruction remains the main limitation of the current workflow. Therefore, this study positions F2DMAS as an application-oriented workflow for 3D plant phenotyping, with emphasis on verifying the feasibility of the complete process from smartphone video input to basic phenotypic output. Future work should further improve thin-leaf boundary correction and reduce local phenotypic measurement errors.</w:t>
      </w:r>
    </w:p>
    <w:p w14:paraId="495E539A" w14:textId="215BD974" w:rsidR="00D97458" w:rsidRDefault="00A203AA" w:rsidP="00670817">
      <w:pPr>
        <w:pStyle w:val="Els-caption"/>
        <w:spacing w:line="480" w:lineRule="auto"/>
        <w:rPr>
          <w:lang w:eastAsia="zh-CN"/>
        </w:rPr>
      </w:pPr>
      <w:r w:rsidRPr="00A203AA">
        <w:t>Fig.</w:t>
      </w:r>
      <w:r w:rsidR="00BC011A">
        <w:t>8</w:t>
      </w:r>
      <w:r w:rsidRPr="00A203AA">
        <w:t>. Comparative Results of Phenotypic Analysis</w:t>
      </w:r>
    </w:p>
    <w:p w14:paraId="29263966" w14:textId="63124762" w:rsidR="00D97458" w:rsidRDefault="00D97458" w:rsidP="00670817">
      <w:pPr>
        <w:pStyle w:val="Els-caption"/>
        <w:spacing w:line="480" w:lineRule="auto"/>
        <w:rPr>
          <w:lang w:eastAsia="zh-CN"/>
        </w:rPr>
      </w:pPr>
      <w:r w:rsidRPr="00D97458">
        <w:rPr>
          <w:lang w:eastAsia="zh-CN"/>
        </w:rPr>
        <w:lastRenderedPageBreak/>
        <w:t>Table</w:t>
      </w:r>
      <w:r w:rsidR="001A15EB">
        <w:rPr>
          <w:lang w:eastAsia="zh-CN"/>
        </w:rPr>
        <w:t>.</w:t>
      </w:r>
      <w:r>
        <w:rPr>
          <w:rFonts w:hint="eastAsia"/>
          <w:lang w:eastAsia="zh-CN"/>
        </w:rPr>
        <w:t>7</w:t>
      </w:r>
      <w:r w:rsidRPr="00D97458">
        <w:rPr>
          <w:lang w:eastAsia="zh-CN"/>
        </w:rPr>
        <w:t>.</w:t>
      </w:r>
      <w:r>
        <w:rPr>
          <w:rFonts w:hint="eastAsia"/>
          <w:lang w:eastAsia="zh-CN"/>
        </w:rPr>
        <w:t xml:space="preserve"> </w:t>
      </w:r>
      <w:r w:rsidRPr="00D97458">
        <w:rPr>
          <w:lang w:eastAsia="zh-CN"/>
        </w:rPr>
        <w:t>Comparison between F2DMAS-Based Phenotypic Measurements and Manual Measurements</w:t>
      </w:r>
    </w:p>
    <w:tbl>
      <w:tblPr>
        <w:tblW w:w="10506" w:type="dxa"/>
        <w:jc w:val="center"/>
        <w:tblLook w:val="01E0" w:firstRow="1" w:lastRow="1" w:firstColumn="1" w:lastColumn="1" w:noHBand="0" w:noVBand="0"/>
        <w:tblPrChange w:id="214" w:author="a88101" w:date="2026-06-09T13:18:00Z" w16du:dateUtc="2026-06-09T05:18:00Z">
          <w:tblPr>
            <w:tblW w:w="9454" w:type="dxa"/>
            <w:jc w:val="center"/>
            <w:tblLook w:val="01E0" w:firstRow="1" w:lastRow="1" w:firstColumn="1" w:lastColumn="1" w:noHBand="0" w:noVBand="0"/>
          </w:tblPr>
        </w:tblPrChange>
      </w:tblPr>
      <w:tblGrid>
        <w:gridCol w:w="2018"/>
        <w:gridCol w:w="1227"/>
        <w:gridCol w:w="1433"/>
        <w:gridCol w:w="1021"/>
        <w:gridCol w:w="1227"/>
        <w:gridCol w:w="1413"/>
        <w:gridCol w:w="1096"/>
        <w:gridCol w:w="1071"/>
        <w:tblGridChange w:id="215">
          <w:tblGrid>
            <w:gridCol w:w="2018"/>
            <w:gridCol w:w="38"/>
            <w:gridCol w:w="1189"/>
            <w:gridCol w:w="61"/>
            <w:gridCol w:w="1250"/>
            <w:gridCol w:w="122"/>
            <w:gridCol w:w="1021"/>
            <w:gridCol w:w="107"/>
            <w:gridCol w:w="1120"/>
            <w:gridCol w:w="130"/>
            <w:gridCol w:w="1283"/>
            <w:gridCol w:w="157"/>
            <w:gridCol w:w="939"/>
            <w:gridCol w:w="178"/>
            <w:gridCol w:w="893"/>
            <w:gridCol w:w="198"/>
          </w:tblGrid>
        </w:tblGridChange>
      </w:tblGrid>
      <w:tr w:rsidR="00D704DA" w14:paraId="07C0508C" w14:textId="77777777" w:rsidTr="00D704DA">
        <w:trPr>
          <w:trHeight w:val="241"/>
          <w:jc w:val="center"/>
          <w:trPrChange w:id="216" w:author="a88101" w:date="2026-06-09T13:18:00Z" w16du:dateUtc="2026-06-09T05:18:00Z">
            <w:trPr>
              <w:trHeight w:val="227"/>
              <w:jc w:val="center"/>
            </w:trPr>
          </w:trPrChange>
        </w:trPr>
        <w:tc>
          <w:tcPr>
            <w:tcW w:w="2018" w:type="dxa"/>
            <w:tcBorders>
              <w:top w:val="single" w:sz="4" w:space="0" w:color="auto"/>
              <w:bottom w:val="single" w:sz="4" w:space="0" w:color="auto"/>
            </w:tcBorders>
            <w:tcPrChange w:id="217" w:author="a88101" w:date="2026-06-09T13:18:00Z" w16du:dateUtc="2026-06-09T05:18:00Z">
              <w:tcPr>
                <w:tcW w:w="2056" w:type="dxa"/>
                <w:gridSpan w:val="2"/>
                <w:tcBorders>
                  <w:top w:val="single" w:sz="4" w:space="0" w:color="auto"/>
                  <w:bottom w:val="single" w:sz="4" w:space="0" w:color="auto"/>
                </w:tcBorders>
              </w:tcPr>
            </w:tcPrChange>
          </w:tcPr>
          <w:p w14:paraId="6473B2E2" w14:textId="61D0DCBC" w:rsidR="00D704DA" w:rsidRDefault="00D704DA" w:rsidP="0041754F">
            <w:pPr>
              <w:pStyle w:val="Els-table-text"/>
              <w:spacing w:line="480" w:lineRule="auto"/>
            </w:pPr>
            <w:r w:rsidRPr="008D5CFA">
              <w:t>Phenotypic Traits</w:t>
            </w:r>
          </w:p>
        </w:tc>
        <w:tc>
          <w:tcPr>
            <w:tcW w:w="1227" w:type="dxa"/>
            <w:tcBorders>
              <w:top w:val="single" w:sz="4" w:space="0" w:color="auto"/>
              <w:bottom w:val="single" w:sz="4" w:space="0" w:color="auto"/>
            </w:tcBorders>
            <w:tcPrChange w:id="218" w:author="a88101" w:date="2026-06-09T13:18:00Z" w16du:dateUtc="2026-06-09T05:18:00Z">
              <w:tcPr>
                <w:tcW w:w="1250" w:type="dxa"/>
                <w:gridSpan w:val="2"/>
                <w:tcBorders>
                  <w:top w:val="single" w:sz="4" w:space="0" w:color="auto"/>
                  <w:bottom w:val="single" w:sz="4" w:space="0" w:color="auto"/>
                </w:tcBorders>
              </w:tcPr>
            </w:tcPrChange>
          </w:tcPr>
          <w:p w14:paraId="3101A228" w14:textId="21C549F4" w:rsidR="00D704DA" w:rsidRPr="00D97458" w:rsidRDefault="00D704DA" w:rsidP="007F6E13">
            <w:pPr>
              <w:pStyle w:val="Els-table-text"/>
              <w:spacing w:line="480" w:lineRule="auto"/>
              <w:rPr>
                <w:lang w:eastAsia="zh-CN"/>
              </w:rPr>
            </w:pPr>
            <w:r>
              <w:rPr>
                <w:rFonts w:hint="eastAsia"/>
                <w:lang w:eastAsia="zh-CN"/>
              </w:rPr>
              <w:t>N</w:t>
            </w:r>
          </w:p>
        </w:tc>
        <w:tc>
          <w:tcPr>
            <w:tcW w:w="1433" w:type="dxa"/>
            <w:tcBorders>
              <w:top w:val="single" w:sz="4" w:space="0" w:color="auto"/>
              <w:bottom w:val="single" w:sz="4" w:space="0" w:color="auto"/>
            </w:tcBorders>
            <w:tcPrChange w:id="219" w:author="a88101" w:date="2026-06-09T13:18:00Z" w16du:dateUtc="2026-06-09T05:18:00Z">
              <w:tcPr>
                <w:tcW w:w="1250" w:type="dxa"/>
                <w:tcBorders>
                  <w:top w:val="single" w:sz="4" w:space="0" w:color="auto"/>
                  <w:bottom w:val="single" w:sz="4" w:space="0" w:color="auto"/>
                </w:tcBorders>
              </w:tcPr>
            </w:tcPrChange>
          </w:tcPr>
          <w:p w14:paraId="361F5B3B" w14:textId="3939EA8F" w:rsidR="00D704DA" w:rsidRPr="00D97458" w:rsidRDefault="00D704DA" w:rsidP="0041754F">
            <w:pPr>
              <w:pStyle w:val="Els-table-text"/>
              <w:spacing w:line="480" w:lineRule="auto"/>
            </w:pPr>
            <w:ins w:id="220" w:author="a88101" w:date="2026-06-09T13:18:00Z" w16du:dateUtc="2026-06-09T05:18:00Z">
              <w:r w:rsidRPr="00D704DA">
                <w:t>Manual mean/cm</w:t>
              </w:r>
            </w:ins>
          </w:p>
        </w:tc>
        <w:tc>
          <w:tcPr>
            <w:tcW w:w="1021" w:type="dxa"/>
            <w:tcBorders>
              <w:top w:val="single" w:sz="4" w:space="0" w:color="auto"/>
              <w:bottom w:val="single" w:sz="4" w:space="0" w:color="auto"/>
            </w:tcBorders>
            <w:tcPrChange w:id="221" w:author="a88101" w:date="2026-06-09T13:18:00Z" w16du:dateUtc="2026-06-09T05:18:00Z">
              <w:tcPr>
                <w:tcW w:w="1250" w:type="dxa"/>
                <w:gridSpan w:val="3"/>
                <w:tcBorders>
                  <w:top w:val="single" w:sz="4" w:space="0" w:color="auto"/>
                  <w:bottom w:val="single" w:sz="4" w:space="0" w:color="auto"/>
                </w:tcBorders>
              </w:tcPr>
            </w:tcPrChange>
          </w:tcPr>
          <w:p w14:paraId="1E9DD0D5" w14:textId="35DB38D0" w:rsidR="00D704DA" w:rsidRPr="00D97458" w:rsidRDefault="00D704DA" w:rsidP="0041754F">
            <w:pPr>
              <w:pStyle w:val="Els-table-text"/>
              <w:spacing w:line="480" w:lineRule="auto"/>
            </w:pPr>
            <w:r w:rsidRPr="00D97458">
              <w:t>R²</w:t>
            </w:r>
            <w:r w:rsidRPr="00D97458">
              <w:rPr>
                <w:rFonts w:hint="eastAsia"/>
              </w:rPr>
              <w:t>↑</w:t>
            </w:r>
          </w:p>
        </w:tc>
        <w:tc>
          <w:tcPr>
            <w:tcW w:w="1227" w:type="dxa"/>
            <w:tcBorders>
              <w:top w:val="single" w:sz="4" w:space="0" w:color="auto"/>
              <w:bottom w:val="single" w:sz="4" w:space="0" w:color="auto"/>
            </w:tcBorders>
            <w:tcPrChange w:id="222" w:author="a88101" w:date="2026-06-09T13:18:00Z" w16du:dateUtc="2026-06-09T05:18:00Z">
              <w:tcPr>
                <w:tcW w:w="1250" w:type="dxa"/>
                <w:gridSpan w:val="2"/>
                <w:tcBorders>
                  <w:top w:val="single" w:sz="4" w:space="0" w:color="auto"/>
                  <w:bottom w:val="single" w:sz="4" w:space="0" w:color="auto"/>
                </w:tcBorders>
              </w:tcPr>
            </w:tcPrChange>
          </w:tcPr>
          <w:p w14:paraId="45A2786B" w14:textId="611931F1" w:rsidR="00D704DA" w:rsidRDefault="00D704DA" w:rsidP="0041754F">
            <w:pPr>
              <w:pStyle w:val="Els-table-text"/>
              <w:spacing w:line="480" w:lineRule="auto"/>
            </w:pPr>
            <w:r w:rsidRPr="00D97458">
              <w:rPr>
                <w:rFonts w:hint="eastAsia"/>
              </w:rPr>
              <w:t xml:space="preserve">RMSE/cm </w:t>
            </w:r>
            <w:r w:rsidRPr="00D97458">
              <w:rPr>
                <w:rFonts w:hint="eastAsia"/>
              </w:rPr>
              <w:t>↓</w:t>
            </w:r>
          </w:p>
        </w:tc>
        <w:tc>
          <w:tcPr>
            <w:tcW w:w="1413" w:type="dxa"/>
            <w:tcBorders>
              <w:top w:val="single" w:sz="4" w:space="0" w:color="auto"/>
              <w:bottom w:val="single" w:sz="4" w:space="0" w:color="auto"/>
            </w:tcBorders>
            <w:tcPrChange w:id="223" w:author="a88101" w:date="2026-06-09T13:18:00Z" w16du:dateUtc="2026-06-09T05:18:00Z">
              <w:tcPr>
                <w:tcW w:w="1440" w:type="dxa"/>
                <w:gridSpan w:val="2"/>
                <w:tcBorders>
                  <w:top w:val="single" w:sz="4" w:space="0" w:color="auto"/>
                  <w:bottom w:val="single" w:sz="4" w:space="0" w:color="auto"/>
                </w:tcBorders>
              </w:tcPr>
            </w:tcPrChange>
          </w:tcPr>
          <w:p w14:paraId="04F2856E" w14:textId="607B0D69" w:rsidR="00D704DA" w:rsidRDefault="00D704DA" w:rsidP="0041754F">
            <w:pPr>
              <w:pStyle w:val="Els-table-text"/>
              <w:spacing w:line="480" w:lineRule="auto"/>
            </w:pPr>
            <w:r w:rsidRPr="00D97458">
              <w:rPr>
                <w:rFonts w:hint="eastAsia"/>
              </w:rPr>
              <w:t xml:space="preserve">MAE/cm </w:t>
            </w:r>
            <w:r w:rsidRPr="00D97458">
              <w:rPr>
                <w:rFonts w:hint="eastAsia"/>
              </w:rPr>
              <w:t>↓</w:t>
            </w:r>
          </w:p>
        </w:tc>
        <w:tc>
          <w:tcPr>
            <w:tcW w:w="1096" w:type="dxa"/>
            <w:tcBorders>
              <w:top w:val="single" w:sz="4" w:space="0" w:color="auto"/>
              <w:bottom w:val="single" w:sz="4" w:space="0" w:color="auto"/>
            </w:tcBorders>
            <w:tcPrChange w:id="224" w:author="a88101" w:date="2026-06-09T13:18:00Z" w16du:dateUtc="2026-06-09T05:18:00Z">
              <w:tcPr>
                <w:tcW w:w="1117" w:type="dxa"/>
                <w:gridSpan w:val="2"/>
                <w:tcBorders>
                  <w:top w:val="single" w:sz="4" w:space="0" w:color="auto"/>
                  <w:bottom w:val="single" w:sz="4" w:space="0" w:color="auto"/>
                </w:tcBorders>
              </w:tcPr>
            </w:tcPrChange>
          </w:tcPr>
          <w:p w14:paraId="66F5774B" w14:textId="7FF9E062" w:rsidR="00D704DA" w:rsidRDefault="00D704DA" w:rsidP="0041754F">
            <w:pPr>
              <w:pStyle w:val="Els-table-text"/>
              <w:spacing w:line="480" w:lineRule="auto"/>
            </w:pPr>
            <w:r w:rsidRPr="00D97458">
              <w:rPr>
                <w:rFonts w:hint="eastAsia"/>
              </w:rPr>
              <w:t xml:space="preserve">MAPE/% </w:t>
            </w:r>
            <w:r w:rsidRPr="00D97458">
              <w:rPr>
                <w:rFonts w:hint="eastAsia"/>
              </w:rPr>
              <w:t>↓</w:t>
            </w:r>
          </w:p>
        </w:tc>
        <w:tc>
          <w:tcPr>
            <w:tcW w:w="1071" w:type="dxa"/>
            <w:tcBorders>
              <w:top w:val="single" w:sz="4" w:space="0" w:color="auto"/>
              <w:bottom w:val="single" w:sz="4" w:space="0" w:color="auto"/>
            </w:tcBorders>
            <w:tcPrChange w:id="225" w:author="a88101" w:date="2026-06-09T13:18:00Z" w16du:dateUtc="2026-06-09T05:18:00Z">
              <w:tcPr>
                <w:tcW w:w="1091" w:type="dxa"/>
                <w:gridSpan w:val="2"/>
                <w:tcBorders>
                  <w:top w:val="single" w:sz="4" w:space="0" w:color="auto"/>
                  <w:bottom w:val="single" w:sz="4" w:space="0" w:color="auto"/>
                </w:tcBorders>
              </w:tcPr>
            </w:tcPrChange>
          </w:tcPr>
          <w:p w14:paraId="71EE6A22" w14:textId="0CF580B8" w:rsidR="00D704DA" w:rsidRDefault="00D704DA" w:rsidP="0041754F">
            <w:pPr>
              <w:pStyle w:val="Els-table-text"/>
              <w:spacing w:line="480" w:lineRule="auto"/>
            </w:pPr>
            <w:r w:rsidRPr="00D97458">
              <w:t>Bias</w:t>
            </w:r>
            <w:r w:rsidRPr="00D97458">
              <w:rPr>
                <w:rFonts w:hint="eastAsia"/>
              </w:rPr>
              <w:t>/cm</w:t>
            </w:r>
            <w:r w:rsidRPr="00C333D3">
              <w:rPr>
                <w:rFonts w:hint="eastAsia"/>
              </w:rPr>
              <w:t>→</w:t>
            </w:r>
            <w:r w:rsidRPr="00C333D3">
              <w:rPr>
                <w:rFonts w:hint="eastAsia"/>
              </w:rPr>
              <w:t xml:space="preserve"> 0</w:t>
            </w:r>
          </w:p>
        </w:tc>
      </w:tr>
      <w:tr w:rsidR="00D704DA" w14:paraId="522DD577" w14:textId="77777777" w:rsidTr="00D704DA">
        <w:trPr>
          <w:trHeight w:val="499"/>
          <w:jc w:val="center"/>
          <w:trPrChange w:id="226" w:author="a88101" w:date="2026-06-09T13:18:00Z" w16du:dateUtc="2026-06-09T05:18:00Z">
            <w:trPr>
              <w:trHeight w:val="469"/>
              <w:jc w:val="center"/>
            </w:trPr>
          </w:trPrChange>
        </w:trPr>
        <w:tc>
          <w:tcPr>
            <w:tcW w:w="2018" w:type="dxa"/>
            <w:tcBorders>
              <w:top w:val="single" w:sz="4" w:space="0" w:color="auto"/>
            </w:tcBorders>
            <w:tcPrChange w:id="227" w:author="a88101" w:date="2026-06-09T13:18:00Z" w16du:dateUtc="2026-06-09T05:18:00Z">
              <w:tcPr>
                <w:tcW w:w="2056" w:type="dxa"/>
                <w:gridSpan w:val="2"/>
                <w:tcBorders>
                  <w:top w:val="single" w:sz="4" w:space="0" w:color="auto"/>
                </w:tcBorders>
              </w:tcPr>
            </w:tcPrChange>
          </w:tcPr>
          <w:p w14:paraId="77DEB557" w14:textId="7D901177" w:rsidR="00D704DA" w:rsidRDefault="00D704DA" w:rsidP="008D5CFA">
            <w:pPr>
              <w:pStyle w:val="Els-table-text"/>
              <w:spacing w:line="480" w:lineRule="auto"/>
            </w:pPr>
            <w:r w:rsidRPr="008D5CFA">
              <w:t>Plant Height</w:t>
            </w:r>
          </w:p>
        </w:tc>
        <w:tc>
          <w:tcPr>
            <w:tcW w:w="1227" w:type="dxa"/>
            <w:tcBorders>
              <w:top w:val="single" w:sz="4" w:space="0" w:color="auto"/>
            </w:tcBorders>
            <w:tcPrChange w:id="228" w:author="a88101" w:date="2026-06-09T13:18:00Z" w16du:dateUtc="2026-06-09T05:18:00Z">
              <w:tcPr>
                <w:tcW w:w="1250" w:type="dxa"/>
                <w:gridSpan w:val="2"/>
                <w:tcBorders>
                  <w:top w:val="single" w:sz="4" w:space="0" w:color="auto"/>
                </w:tcBorders>
              </w:tcPr>
            </w:tcPrChange>
          </w:tcPr>
          <w:p w14:paraId="475EF548" w14:textId="39656E4A" w:rsidR="00D704DA" w:rsidRDefault="00D704DA" w:rsidP="008D5CFA">
            <w:pPr>
              <w:pStyle w:val="Els-table-text"/>
              <w:spacing w:line="480" w:lineRule="auto"/>
              <w:rPr>
                <w:lang w:eastAsia="zh-CN"/>
              </w:rPr>
            </w:pPr>
            <w:r>
              <w:rPr>
                <w:rFonts w:hint="eastAsia"/>
                <w:lang w:eastAsia="zh-CN"/>
              </w:rPr>
              <w:t>21</w:t>
            </w:r>
          </w:p>
        </w:tc>
        <w:tc>
          <w:tcPr>
            <w:tcW w:w="1433" w:type="dxa"/>
            <w:tcBorders>
              <w:top w:val="single" w:sz="4" w:space="0" w:color="auto"/>
            </w:tcBorders>
            <w:tcPrChange w:id="229" w:author="a88101" w:date="2026-06-09T13:18:00Z" w16du:dateUtc="2026-06-09T05:18:00Z">
              <w:tcPr>
                <w:tcW w:w="1250" w:type="dxa"/>
                <w:tcBorders>
                  <w:top w:val="single" w:sz="4" w:space="0" w:color="auto"/>
                </w:tcBorders>
              </w:tcPr>
            </w:tcPrChange>
          </w:tcPr>
          <w:p w14:paraId="3300BB21" w14:textId="68AA142C" w:rsidR="00D704DA" w:rsidRPr="00A50067" w:rsidRDefault="00D704DA" w:rsidP="008D5CFA">
            <w:pPr>
              <w:pStyle w:val="Els-table-text"/>
              <w:spacing w:line="480" w:lineRule="auto"/>
              <w:rPr>
                <w:rFonts w:hint="eastAsia"/>
                <w:lang w:eastAsia="zh-CN"/>
              </w:rPr>
            </w:pPr>
            <w:ins w:id="230" w:author="a88101" w:date="2026-06-09T13:18:00Z" w16du:dateUtc="2026-06-09T05:18:00Z">
              <w:r>
                <w:rPr>
                  <w:rFonts w:hint="eastAsia"/>
                  <w:lang w:eastAsia="zh-CN"/>
                </w:rPr>
                <w:t>16.26</w:t>
              </w:r>
            </w:ins>
          </w:p>
        </w:tc>
        <w:tc>
          <w:tcPr>
            <w:tcW w:w="1021" w:type="dxa"/>
            <w:tcBorders>
              <w:top w:val="single" w:sz="4" w:space="0" w:color="auto"/>
            </w:tcBorders>
            <w:tcPrChange w:id="231" w:author="a88101" w:date="2026-06-09T13:18:00Z" w16du:dateUtc="2026-06-09T05:18:00Z">
              <w:tcPr>
                <w:tcW w:w="1250" w:type="dxa"/>
                <w:gridSpan w:val="3"/>
                <w:tcBorders>
                  <w:top w:val="single" w:sz="4" w:space="0" w:color="auto"/>
                </w:tcBorders>
              </w:tcPr>
            </w:tcPrChange>
          </w:tcPr>
          <w:p w14:paraId="55F63D3D" w14:textId="6BFBB94D" w:rsidR="00D704DA" w:rsidRDefault="00D704DA" w:rsidP="008D5CFA">
            <w:pPr>
              <w:pStyle w:val="Els-table-text"/>
              <w:spacing w:line="480" w:lineRule="auto"/>
              <w:rPr>
                <w:rFonts w:hint="eastAsia"/>
                <w:lang w:eastAsia="zh-CN"/>
              </w:rPr>
            </w:pPr>
            <w:r w:rsidRPr="00A50067">
              <w:rPr>
                <w:lang w:eastAsia="zh-CN"/>
              </w:rPr>
              <w:t>0.</w:t>
            </w:r>
            <w:del w:id="232" w:author="a88101" w:date="2026-06-09T12:32:00Z" w16du:dateUtc="2026-06-09T04:32:00Z">
              <w:r w:rsidRPr="00A50067" w:rsidDel="002A6B57">
                <w:rPr>
                  <w:lang w:eastAsia="zh-CN"/>
                </w:rPr>
                <w:delText>9878</w:delText>
              </w:r>
            </w:del>
            <w:ins w:id="233" w:author="a88101" w:date="2026-06-09T12:32:00Z" w16du:dateUtc="2026-06-09T04:32:00Z">
              <w:r w:rsidRPr="00A50067">
                <w:rPr>
                  <w:lang w:eastAsia="zh-CN"/>
                </w:rPr>
                <w:t>9</w:t>
              </w:r>
              <w:r>
                <w:rPr>
                  <w:rFonts w:hint="eastAsia"/>
                  <w:lang w:eastAsia="zh-CN"/>
                </w:rPr>
                <w:t>9</w:t>
              </w:r>
            </w:ins>
          </w:p>
        </w:tc>
        <w:tc>
          <w:tcPr>
            <w:tcW w:w="1227" w:type="dxa"/>
            <w:tcBorders>
              <w:top w:val="single" w:sz="4" w:space="0" w:color="auto"/>
            </w:tcBorders>
            <w:tcPrChange w:id="234" w:author="a88101" w:date="2026-06-09T13:18:00Z" w16du:dateUtc="2026-06-09T05:18:00Z">
              <w:tcPr>
                <w:tcW w:w="1250" w:type="dxa"/>
                <w:gridSpan w:val="2"/>
                <w:tcBorders>
                  <w:top w:val="single" w:sz="4" w:space="0" w:color="auto"/>
                </w:tcBorders>
              </w:tcPr>
            </w:tcPrChange>
          </w:tcPr>
          <w:p w14:paraId="35DFCA6F" w14:textId="06D5FE77" w:rsidR="00D704DA" w:rsidRDefault="00D704DA" w:rsidP="008D5CFA">
            <w:pPr>
              <w:pStyle w:val="Els-table-text"/>
              <w:spacing w:line="480" w:lineRule="auto"/>
              <w:rPr>
                <w:lang w:eastAsia="zh-CN"/>
              </w:rPr>
            </w:pPr>
            <w:r w:rsidRPr="00A50067">
              <w:rPr>
                <w:lang w:eastAsia="zh-CN"/>
              </w:rPr>
              <w:t>1.21</w:t>
            </w:r>
          </w:p>
        </w:tc>
        <w:tc>
          <w:tcPr>
            <w:tcW w:w="1413" w:type="dxa"/>
            <w:tcBorders>
              <w:top w:val="single" w:sz="4" w:space="0" w:color="auto"/>
            </w:tcBorders>
            <w:tcPrChange w:id="235" w:author="a88101" w:date="2026-06-09T13:18:00Z" w16du:dateUtc="2026-06-09T05:18:00Z">
              <w:tcPr>
                <w:tcW w:w="1440" w:type="dxa"/>
                <w:gridSpan w:val="2"/>
                <w:tcBorders>
                  <w:top w:val="single" w:sz="4" w:space="0" w:color="auto"/>
                </w:tcBorders>
              </w:tcPr>
            </w:tcPrChange>
          </w:tcPr>
          <w:p w14:paraId="6565D9AA" w14:textId="50DD4B8A" w:rsidR="00D704DA" w:rsidRDefault="00D704DA" w:rsidP="008D5CFA">
            <w:pPr>
              <w:pStyle w:val="Els-table-text"/>
              <w:spacing w:line="480" w:lineRule="auto"/>
            </w:pPr>
            <w:r w:rsidRPr="00A50067">
              <w:t>0.98</w:t>
            </w:r>
          </w:p>
        </w:tc>
        <w:tc>
          <w:tcPr>
            <w:tcW w:w="1096" w:type="dxa"/>
            <w:tcBorders>
              <w:top w:val="single" w:sz="4" w:space="0" w:color="auto"/>
            </w:tcBorders>
            <w:tcPrChange w:id="236" w:author="a88101" w:date="2026-06-09T13:18:00Z" w16du:dateUtc="2026-06-09T05:18:00Z">
              <w:tcPr>
                <w:tcW w:w="1117" w:type="dxa"/>
                <w:gridSpan w:val="2"/>
                <w:tcBorders>
                  <w:top w:val="single" w:sz="4" w:space="0" w:color="auto"/>
                </w:tcBorders>
              </w:tcPr>
            </w:tcPrChange>
          </w:tcPr>
          <w:p w14:paraId="0F5C4AB1" w14:textId="76B4FD42" w:rsidR="00D704DA" w:rsidRDefault="00D704DA" w:rsidP="008D5CFA">
            <w:pPr>
              <w:pStyle w:val="Els-table-text"/>
              <w:spacing w:line="480" w:lineRule="auto"/>
            </w:pPr>
            <w:r w:rsidRPr="00A50067">
              <w:t>6.91</w:t>
            </w:r>
          </w:p>
        </w:tc>
        <w:tc>
          <w:tcPr>
            <w:tcW w:w="1071" w:type="dxa"/>
            <w:tcBorders>
              <w:top w:val="single" w:sz="4" w:space="0" w:color="auto"/>
            </w:tcBorders>
            <w:tcPrChange w:id="237" w:author="a88101" w:date="2026-06-09T13:18:00Z" w16du:dateUtc="2026-06-09T05:18:00Z">
              <w:tcPr>
                <w:tcW w:w="1091" w:type="dxa"/>
                <w:gridSpan w:val="2"/>
                <w:tcBorders>
                  <w:top w:val="single" w:sz="4" w:space="0" w:color="auto"/>
                </w:tcBorders>
              </w:tcPr>
            </w:tcPrChange>
          </w:tcPr>
          <w:p w14:paraId="62AA2C69" w14:textId="3C4F4DC8" w:rsidR="00D704DA" w:rsidRDefault="00D704DA" w:rsidP="008D5CFA">
            <w:pPr>
              <w:pStyle w:val="Els-table-text"/>
              <w:spacing w:line="480" w:lineRule="auto"/>
            </w:pPr>
            <w:r w:rsidRPr="00A50067">
              <w:t>0.58</w:t>
            </w:r>
          </w:p>
        </w:tc>
      </w:tr>
      <w:tr w:rsidR="00D704DA" w14:paraId="559B732B" w14:textId="77777777" w:rsidTr="00D704DA">
        <w:trPr>
          <w:trHeight w:val="486"/>
          <w:jc w:val="center"/>
          <w:trPrChange w:id="238" w:author="a88101" w:date="2026-06-09T13:18:00Z" w16du:dateUtc="2026-06-09T05:18:00Z">
            <w:trPr>
              <w:trHeight w:val="457"/>
              <w:jc w:val="center"/>
            </w:trPr>
          </w:trPrChange>
        </w:trPr>
        <w:tc>
          <w:tcPr>
            <w:tcW w:w="2018" w:type="dxa"/>
            <w:tcPrChange w:id="239" w:author="a88101" w:date="2026-06-09T13:18:00Z" w16du:dateUtc="2026-06-09T05:18:00Z">
              <w:tcPr>
                <w:tcW w:w="2056" w:type="dxa"/>
                <w:gridSpan w:val="2"/>
              </w:tcPr>
            </w:tcPrChange>
          </w:tcPr>
          <w:p w14:paraId="436310F8" w14:textId="25C8FE14" w:rsidR="00D704DA" w:rsidRDefault="00D704DA" w:rsidP="008D5CFA">
            <w:pPr>
              <w:pStyle w:val="Els-table-text"/>
              <w:spacing w:line="480" w:lineRule="auto"/>
            </w:pPr>
            <w:r w:rsidRPr="008D5CFA">
              <w:t>Canopy Width</w:t>
            </w:r>
          </w:p>
        </w:tc>
        <w:tc>
          <w:tcPr>
            <w:tcW w:w="1227" w:type="dxa"/>
            <w:tcPrChange w:id="240" w:author="a88101" w:date="2026-06-09T13:18:00Z" w16du:dateUtc="2026-06-09T05:18:00Z">
              <w:tcPr>
                <w:tcW w:w="1250" w:type="dxa"/>
                <w:gridSpan w:val="2"/>
              </w:tcPr>
            </w:tcPrChange>
          </w:tcPr>
          <w:p w14:paraId="655371D5" w14:textId="04236697" w:rsidR="00D704DA" w:rsidRDefault="00D704DA" w:rsidP="008D5CFA">
            <w:pPr>
              <w:pStyle w:val="Els-table-text"/>
              <w:spacing w:line="480" w:lineRule="auto"/>
              <w:rPr>
                <w:lang w:eastAsia="zh-CN"/>
              </w:rPr>
            </w:pPr>
            <w:r>
              <w:rPr>
                <w:rFonts w:hint="eastAsia"/>
                <w:lang w:eastAsia="zh-CN"/>
              </w:rPr>
              <w:t>21</w:t>
            </w:r>
          </w:p>
        </w:tc>
        <w:tc>
          <w:tcPr>
            <w:tcW w:w="1433" w:type="dxa"/>
            <w:tcPrChange w:id="241" w:author="a88101" w:date="2026-06-09T13:18:00Z" w16du:dateUtc="2026-06-09T05:18:00Z">
              <w:tcPr>
                <w:tcW w:w="1250" w:type="dxa"/>
              </w:tcPr>
            </w:tcPrChange>
          </w:tcPr>
          <w:p w14:paraId="2F4A69FB" w14:textId="28A51E1C" w:rsidR="00D704DA" w:rsidRPr="00A50067" w:rsidRDefault="00D704DA" w:rsidP="008D5CFA">
            <w:pPr>
              <w:pStyle w:val="Els-table-text"/>
              <w:spacing w:line="480" w:lineRule="auto"/>
              <w:rPr>
                <w:rFonts w:hint="eastAsia"/>
                <w:lang w:eastAsia="zh-CN"/>
              </w:rPr>
            </w:pPr>
            <w:ins w:id="242" w:author="a88101" w:date="2026-06-09T13:18:00Z" w16du:dateUtc="2026-06-09T05:18:00Z">
              <w:r>
                <w:rPr>
                  <w:rFonts w:hint="eastAsia"/>
                  <w:lang w:eastAsia="zh-CN"/>
                </w:rPr>
                <w:t>22.30</w:t>
              </w:r>
            </w:ins>
          </w:p>
        </w:tc>
        <w:tc>
          <w:tcPr>
            <w:tcW w:w="1021" w:type="dxa"/>
            <w:tcPrChange w:id="243" w:author="a88101" w:date="2026-06-09T13:18:00Z" w16du:dateUtc="2026-06-09T05:18:00Z">
              <w:tcPr>
                <w:tcW w:w="1250" w:type="dxa"/>
                <w:gridSpan w:val="3"/>
              </w:tcPr>
            </w:tcPrChange>
          </w:tcPr>
          <w:p w14:paraId="03F18799" w14:textId="3E17BA14" w:rsidR="00D704DA" w:rsidRDefault="00D704DA" w:rsidP="008D5CFA">
            <w:pPr>
              <w:pStyle w:val="Els-table-text"/>
              <w:spacing w:line="480" w:lineRule="auto"/>
              <w:rPr>
                <w:rFonts w:hint="eastAsia"/>
                <w:lang w:eastAsia="zh-CN"/>
              </w:rPr>
            </w:pPr>
            <w:r w:rsidRPr="00A50067">
              <w:rPr>
                <w:lang w:eastAsia="zh-CN"/>
              </w:rPr>
              <w:t>0.</w:t>
            </w:r>
            <w:del w:id="244" w:author="a88101" w:date="2026-06-09T12:32:00Z" w16du:dateUtc="2026-06-09T04:32:00Z">
              <w:r w:rsidRPr="00A50067" w:rsidDel="002A6B57">
                <w:rPr>
                  <w:lang w:eastAsia="zh-CN"/>
                </w:rPr>
                <w:delText>9879</w:delText>
              </w:r>
            </w:del>
            <w:ins w:id="245" w:author="a88101" w:date="2026-06-09T12:32:00Z" w16du:dateUtc="2026-06-09T04:32:00Z">
              <w:r w:rsidRPr="00A50067">
                <w:rPr>
                  <w:lang w:eastAsia="zh-CN"/>
                </w:rPr>
                <w:t>9</w:t>
              </w:r>
              <w:r>
                <w:rPr>
                  <w:rFonts w:hint="eastAsia"/>
                  <w:lang w:eastAsia="zh-CN"/>
                </w:rPr>
                <w:t>9</w:t>
              </w:r>
            </w:ins>
          </w:p>
        </w:tc>
        <w:tc>
          <w:tcPr>
            <w:tcW w:w="1227" w:type="dxa"/>
            <w:tcPrChange w:id="246" w:author="a88101" w:date="2026-06-09T13:18:00Z" w16du:dateUtc="2026-06-09T05:18:00Z">
              <w:tcPr>
                <w:tcW w:w="1250" w:type="dxa"/>
                <w:gridSpan w:val="2"/>
              </w:tcPr>
            </w:tcPrChange>
          </w:tcPr>
          <w:p w14:paraId="4A8ED2A9" w14:textId="7CC87D2D" w:rsidR="00D704DA" w:rsidRDefault="00D704DA" w:rsidP="008D5CFA">
            <w:pPr>
              <w:pStyle w:val="Els-table-text"/>
              <w:spacing w:line="480" w:lineRule="auto"/>
              <w:rPr>
                <w:lang w:eastAsia="zh-CN"/>
              </w:rPr>
            </w:pPr>
            <w:r w:rsidRPr="00A50067">
              <w:rPr>
                <w:lang w:eastAsia="zh-CN"/>
              </w:rPr>
              <w:t>0.99</w:t>
            </w:r>
          </w:p>
        </w:tc>
        <w:tc>
          <w:tcPr>
            <w:tcW w:w="1413" w:type="dxa"/>
            <w:tcPrChange w:id="247" w:author="a88101" w:date="2026-06-09T13:18:00Z" w16du:dateUtc="2026-06-09T05:18:00Z">
              <w:tcPr>
                <w:tcW w:w="1440" w:type="dxa"/>
                <w:gridSpan w:val="2"/>
              </w:tcPr>
            </w:tcPrChange>
          </w:tcPr>
          <w:p w14:paraId="64346BB1" w14:textId="1F929724" w:rsidR="00D704DA" w:rsidRDefault="00D704DA" w:rsidP="008D5CFA">
            <w:pPr>
              <w:pStyle w:val="Els-table-text"/>
              <w:spacing w:line="480" w:lineRule="auto"/>
            </w:pPr>
            <w:r w:rsidRPr="00A50067">
              <w:t>0.86</w:t>
            </w:r>
          </w:p>
        </w:tc>
        <w:tc>
          <w:tcPr>
            <w:tcW w:w="1096" w:type="dxa"/>
            <w:tcPrChange w:id="248" w:author="a88101" w:date="2026-06-09T13:18:00Z" w16du:dateUtc="2026-06-09T05:18:00Z">
              <w:tcPr>
                <w:tcW w:w="1117" w:type="dxa"/>
                <w:gridSpan w:val="2"/>
              </w:tcPr>
            </w:tcPrChange>
          </w:tcPr>
          <w:p w14:paraId="4A145E62" w14:textId="3D6D98A4" w:rsidR="00D704DA" w:rsidRDefault="00D704DA" w:rsidP="008D5CFA">
            <w:pPr>
              <w:pStyle w:val="Els-table-text"/>
              <w:spacing w:line="480" w:lineRule="auto"/>
            </w:pPr>
            <w:r w:rsidRPr="00A50067">
              <w:t>4.50</w:t>
            </w:r>
          </w:p>
        </w:tc>
        <w:tc>
          <w:tcPr>
            <w:tcW w:w="1071" w:type="dxa"/>
            <w:tcPrChange w:id="249" w:author="a88101" w:date="2026-06-09T13:18:00Z" w16du:dateUtc="2026-06-09T05:18:00Z">
              <w:tcPr>
                <w:tcW w:w="1091" w:type="dxa"/>
                <w:gridSpan w:val="2"/>
              </w:tcPr>
            </w:tcPrChange>
          </w:tcPr>
          <w:p w14:paraId="0A75C3D3" w14:textId="23C08B14" w:rsidR="00D704DA" w:rsidRDefault="00D704DA" w:rsidP="008D5CFA">
            <w:pPr>
              <w:pStyle w:val="Els-table-text"/>
              <w:spacing w:line="480" w:lineRule="auto"/>
            </w:pPr>
            <w:r w:rsidRPr="00A50067">
              <w:t>0.64</w:t>
            </w:r>
          </w:p>
        </w:tc>
      </w:tr>
      <w:tr w:rsidR="00D704DA" w:rsidRPr="00511D5F" w14:paraId="412D8184" w14:textId="77777777" w:rsidTr="00D704DA">
        <w:trPr>
          <w:trHeight w:val="499"/>
          <w:jc w:val="center"/>
          <w:trPrChange w:id="250" w:author="a88101" w:date="2026-06-09T13:18:00Z" w16du:dateUtc="2026-06-09T05:18:00Z">
            <w:trPr>
              <w:trHeight w:val="469"/>
              <w:jc w:val="center"/>
            </w:trPr>
          </w:trPrChange>
        </w:trPr>
        <w:tc>
          <w:tcPr>
            <w:tcW w:w="2018" w:type="dxa"/>
            <w:tcPrChange w:id="251" w:author="a88101" w:date="2026-06-09T13:18:00Z" w16du:dateUtc="2026-06-09T05:18:00Z">
              <w:tcPr>
                <w:tcW w:w="2056" w:type="dxa"/>
                <w:gridSpan w:val="2"/>
              </w:tcPr>
            </w:tcPrChange>
          </w:tcPr>
          <w:p w14:paraId="479E244B" w14:textId="5A46D68E" w:rsidR="00D704DA" w:rsidRPr="00511D5F" w:rsidRDefault="00D704DA" w:rsidP="008D5CFA">
            <w:pPr>
              <w:pStyle w:val="Els-table-text"/>
              <w:spacing w:line="480" w:lineRule="auto"/>
              <w:rPr>
                <w:lang w:eastAsia="zh-CN"/>
              </w:rPr>
            </w:pPr>
            <w:r w:rsidRPr="008D5CFA">
              <w:rPr>
                <w:lang w:eastAsia="zh-CN"/>
              </w:rPr>
              <w:t>Leaf Length</w:t>
            </w:r>
          </w:p>
        </w:tc>
        <w:tc>
          <w:tcPr>
            <w:tcW w:w="1227" w:type="dxa"/>
            <w:tcPrChange w:id="252" w:author="a88101" w:date="2026-06-09T13:18:00Z" w16du:dateUtc="2026-06-09T05:18:00Z">
              <w:tcPr>
                <w:tcW w:w="1250" w:type="dxa"/>
                <w:gridSpan w:val="2"/>
              </w:tcPr>
            </w:tcPrChange>
          </w:tcPr>
          <w:p w14:paraId="192E0D02" w14:textId="33A826B7" w:rsidR="00D704DA" w:rsidRPr="00511D5F" w:rsidRDefault="00D704DA" w:rsidP="008D5CFA">
            <w:pPr>
              <w:pStyle w:val="Els-table-text"/>
              <w:spacing w:line="480" w:lineRule="auto"/>
              <w:rPr>
                <w:lang w:eastAsia="zh-CN"/>
              </w:rPr>
            </w:pPr>
            <w:r>
              <w:rPr>
                <w:rFonts w:hint="eastAsia"/>
                <w:lang w:eastAsia="zh-CN"/>
              </w:rPr>
              <w:t>63</w:t>
            </w:r>
          </w:p>
        </w:tc>
        <w:tc>
          <w:tcPr>
            <w:tcW w:w="1433" w:type="dxa"/>
            <w:tcPrChange w:id="253" w:author="a88101" w:date="2026-06-09T13:18:00Z" w16du:dateUtc="2026-06-09T05:18:00Z">
              <w:tcPr>
                <w:tcW w:w="1250" w:type="dxa"/>
              </w:tcPr>
            </w:tcPrChange>
          </w:tcPr>
          <w:p w14:paraId="625A5FB6" w14:textId="5E6BFC4C" w:rsidR="00D704DA" w:rsidRPr="00A50067" w:rsidRDefault="00D704DA" w:rsidP="008D5CFA">
            <w:pPr>
              <w:pStyle w:val="Els-table-text"/>
              <w:spacing w:line="480" w:lineRule="auto"/>
              <w:rPr>
                <w:rFonts w:hint="eastAsia"/>
                <w:lang w:eastAsia="zh-CN"/>
              </w:rPr>
            </w:pPr>
            <w:ins w:id="254" w:author="a88101" w:date="2026-06-09T13:18:00Z" w16du:dateUtc="2026-06-09T05:18:00Z">
              <w:r>
                <w:rPr>
                  <w:rFonts w:hint="eastAsia"/>
                  <w:lang w:eastAsia="zh-CN"/>
                </w:rPr>
                <w:t>7.25</w:t>
              </w:r>
            </w:ins>
          </w:p>
        </w:tc>
        <w:tc>
          <w:tcPr>
            <w:tcW w:w="1021" w:type="dxa"/>
            <w:tcPrChange w:id="255" w:author="a88101" w:date="2026-06-09T13:18:00Z" w16du:dateUtc="2026-06-09T05:18:00Z">
              <w:tcPr>
                <w:tcW w:w="1250" w:type="dxa"/>
                <w:gridSpan w:val="3"/>
              </w:tcPr>
            </w:tcPrChange>
          </w:tcPr>
          <w:p w14:paraId="60350FA6" w14:textId="54D09E6B" w:rsidR="00D704DA" w:rsidRPr="00511D5F" w:rsidRDefault="00D704DA" w:rsidP="008D5CFA">
            <w:pPr>
              <w:pStyle w:val="Els-table-text"/>
              <w:spacing w:line="480" w:lineRule="auto"/>
            </w:pPr>
            <w:r w:rsidRPr="00A50067">
              <w:t>0.97</w:t>
            </w:r>
            <w:del w:id="256" w:author="a88101" w:date="2026-06-09T12:32:00Z" w16du:dateUtc="2026-06-09T04:32:00Z">
              <w:r w:rsidRPr="00A50067" w:rsidDel="002A6B57">
                <w:delText>38</w:delText>
              </w:r>
            </w:del>
          </w:p>
        </w:tc>
        <w:tc>
          <w:tcPr>
            <w:tcW w:w="1227" w:type="dxa"/>
            <w:tcPrChange w:id="257" w:author="a88101" w:date="2026-06-09T13:18:00Z" w16du:dateUtc="2026-06-09T05:18:00Z">
              <w:tcPr>
                <w:tcW w:w="1250" w:type="dxa"/>
                <w:gridSpan w:val="2"/>
              </w:tcPr>
            </w:tcPrChange>
          </w:tcPr>
          <w:p w14:paraId="18E32BC3" w14:textId="634D52C1" w:rsidR="00D704DA" w:rsidRPr="00511D5F" w:rsidRDefault="00D704DA" w:rsidP="008D5CFA">
            <w:pPr>
              <w:pStyle w:val="Els-table-text"/>
              <w:spacing w:line="480" w:lineRule="auto"/>
            </w:pPr>
            <w:r w:rsidRPr="00A50067">
              <w:t>0.64</w:t>
            </w:r>
          </w:p>
        </w:tc>
        <w:tc>
          <w:tcPr>
            <w:tcW w:w="1413" w:type="dxa"/>
            <w:tcPrChange w:id="258" w:author="a88101" w:date="2026-06-09T13:18:00Z" w16du:dateUtc="2026-06-09T05:18:00Z">
              <w:tcPr>
                <w:tcW w:w="1440" w:type="dxa"/>
                <w:gridSpan w:val="2"/>
              </w:tcPr>
            </w:tcPrChange>
          </w:tcPr>
          <w:p w14:paraId="5E129B80" w14:textId="4946DCB9" w:rsidR="00D704DA" w:rsidRPr="00511D5F" w:rsidRDefault="00D704DA" w:rsidP="008D5CFA">
            <w:pPr>
              <w:pStyle w:val="Els-table-text"/>
              <w:spacing w:line="480" w:lineRule="auto"/>
            </w:pPr>
            <w:r w:rsidRPr="00A50067">
              <w:t>0.51</w:t>
            </w:r>
          </w:p>
        </w:tc>
        <w:tc>
          <w:tcPr>
            <w:tcW w:w="1096" w:type="dxa"/>
            <w:tcPrChange w:id="259" w:author="a88101" w:date="2026-06-09T13:18:00Z" w16du:dateUtc="2026-06-09T05:18:00Z">
              <w:tcPr>
                <w:tcW w:w="1117" w:type="dxa"/>
                <w:gridSpan w:val="2"/>
              </w:tcPr>
            </w:tcPrChange>
          </w:tcPr>
          <w:p w14:paraId="0AE4582B" w14:textId="13F245ED" w:rsidR="00D704DA" w:rsidRPr="00511D5F" w:rsidRDefault="00D704DA" w:rsidP="008D5CFA">
            <w:pPr>
              <w:pStyle w:val="Els-table-text"/>
              <w:spacing w:line="480" w:lineRule="auto"/>
            </w:pPr>
            <w:r w:rsidRPr="00A50067">
              <w:t>7.45</w:t>
            </w:r>
          </w:p>
        </w:tc>
        <w:tc>
          <w:tcPr>
            <w:tcW w:w="1071" w:type="dxa"/>
            <w:tcPrChange w:id="260" w:author="a88101" w:date="2026-06-09T13:18:00Z" w16du:dateUtc="2026-06-09T05:18:00Z">
              <w:tcPr>
                <w:tcW w:w="1091" w:type="dxa"/>
                <w:gridSpan w:val="2"/>
              </w:tcPr>
            </w:tcPrChange>
          </w:tcPr>
          <w:p w14:paraId="751714DA" w14:textId="0DA25F46" w:rsidR="00D704DA" w:rsidRPr="00511D5F" w:rsidRDefault="00D704DA" w:rsidP="008D5CFA">
            <w:pPr>
              <w:pStyle w:val="Els-table-text"/>
              <w:spacing w:line="480" w:lineRule="auto"/>
            </w:pPr>
            <w:r w:rsidRPr="00A50067">
              <w:t>0.31</w:t>
            </w:r>
          </w:p>
        </w:tc>
      </w:tr>
      <w:tr w:rsidR="00D704DA" w:rsidRPr="00511D5F" w14:paraId="422D3427" w14:textId="77777777" w:rsidTr="00D704DA">
        <w:trPr>
          <w:trHeight w:val="486"/>
          <w:jc w:val="center"/>
          <w:trPrChange w:id="261" w:author="a88101" w:date="2026-06-09T13:18:00Z" w16du:dateUtc="2026-06-09T05:18:00Z">
            <w:trPr>
              <w:trHeight w:val="457"/>
              <w:jc w:val="center"/>
            </w:trPr>
          </w:trPrChange>
        </w:trPr>
        <w:tc>
          <w:tcPr>
            <w:tcW w:w="2018" w:type="dxa"/>
            <w:tcBorders>
              <w:bottom w:val="single" w:sz="4" w:space="0" w:color="auto"/>
            </w:tcBorders>
            <w:tcPrChange w:id="262" w:author="a88101" w:date="2026-06-09T13:18:00Z" w16du:dateUtc="2026-06-09T05:18:00Z">
              <w:tcPr>
                <w:tcW w:w="2056" w:type="dxa"/>
                <w:gridSpan w:val="2"/>
                <w:tcBorders>
                  <w:bottom w:val="single" w:sz="4" w:space="0" w:color="auto"/>
                </w:tcBorders>
              </w:tcPr>
            </w:tcPrChange>
          </w:tcPr>
          <w:p w14:paraId="09CE7E92" w14:textId="6777854A" w:rsidR="00D704DA" w:rsidRPr="00511D5F" w:rsidRDefault="00D704DA" w:rsidP="008D5CFA">
            <w:pPr>
              <w:pStyle w:val="Els-table-text"/>
              <w:spacing w:line="480" w:lineRule="auto"/>
            </w:pPr>
            <w:r w:rsidRPr="008D5CFA">
              <w:t>Leaf Width</w:t>
            </w:r>
          </w:p>
        </w:tc>
        <w:tc>
          <w:tcPr>
            <w:tcW w:w="1227" w:type="dxa"/>
            <w:tcBorders>
              <w:bottom w:val="single" w:sz="4" w:space="0" w:color="auto"/>
            </w:tcBorders>
            <w:tcPrChange w:id="263" w:author="a88101" w:date="2026-06-09T13:18:00Z" w16du:dateUtc="2026-06-09T05:18:00Z">
              <w:tcPr>
                <w:tcW w:w="1250" w:type="dxa"/>
                <w:gridSpan w:val="2"/>
                <w:tcBorders>
                  <w:bottom w:val="single" w:sz="4" w:space="0" w:color="auto"/>
                </w:tcBorders>
              </w:tcPr>
            </w:tcPrChange>
          </w:tcPr>
          <w:p w14:paraId="55B12480" w14:textId="47498C74" w:rsidR="00D704DA" w:rsidRDefault="00D704DA" w:rsidP="008D5CFA">
            <w:pPr>
              <w:pStyle w:val="Els-table-text"/>
              <w:spacing w:line="480" w:lineRule="auto"/>
              <w:rPr>
                <w:lang w:eastAsia="zh-CN"/>
              </w:rPr>
            </w:pPr>
            <w:r>
              <w:rPr>
                <w:rFonts w:hint="eastAsia"/>
                <w:lang w:eastAsia="zh-CN"/>
              </w:rPr>
              <w:t>63</w:t>
            </w:r>
          </w:p>
        </w:tc>
        <w:tc>
          <w:tcPr>
            <w:tcW w:w="1433" w:type="dxa"/>
            <w:tcBorders>
              <w:bottom w:val="single" w:sz="4" w:space="0" w:color="auto"/>
            </w:tcBorders>
            <w:tcPrChange w:id="264" w:author="a88101" w:date="2026-06-09T13:18:00Z" w16du:dateUtc="2026-06-09T05:18:00Z">
              <w:tcPr>
                <w:tcW w:w="1250" w:type="dxa"/>
                <w:tcBorders>
                  <w:bottom w:val="single" w:sz="4" w:space="0" w:color="auto"/>
                </w:tcBorders>
              </w:tcPr>
            </w:tcPrChange>
          </w:tcPr>
          <w:p w14:paraId="42A0FE35" w14:textId="1E4CBEC6" w:rsidR="00D704DA" w:rsidRPr="00A50067" w:rsidRDefault="00D704DA" w:rsidP="008D5CFA">
            <w:pPr>
              <w:pStyle w:val="Els-table-text"/>
              <w:spacing w:line="480" w:lineRule="auto"/>
              <w:rPr>
                <w:rFonts w:hint="eastAsia"/>
                <w:lang w:eastAsia="zh-CN"/>
              </w:rPr>
            </w:pPr>
            <w:ins w:id="265" w:author="a88101" w:date="2026-06-09T13:18:00Z" w16du:dateUtc="2026-06-09T05:18:00Z">
              <w:r>
                <w:rPr>
                  <w:rFonts w:hint="eastAsia"/>
                  <w:lang w:eastAsia="zh-CN"/>
                </w:rPr>
                <w:t>4.68</w:t>
              </w:r>
            </w:ins>
          </w:p>
        </w:tc>
        <w:tc>
          <w:tcPr>
            <w:tcW w:w="1021" w:type="dxa"/>
            <w:tcBorders>
              <w:bottom w:val="single" w:sz="4" w:space="0" w:color="auto"/>
            </w:tcBorders>
            <w:tcPrChange w:id="266" w:author="a88101" w:date="2026-06-09T13:18:00Z" w16du:dateUtc="2026-06-09T05:18:00Z">
              <w:tcPr>
                <w:tcW w:w="1250" w:type="dxa"/>
                <w:gridSpan w:val="3"/>
                <w:tcBorders>
                  <w:bottom w:val="single" w:sz="4" w:space="0" w:color="auto"/>
                </w:tcBorders>
              </w:tcPr>
            </w:tcPrChange>
          </w:tcPr>
          <w:p w14:paraId="7BF8A9C0" w14:textId="4016B816" w:rsidR="00D704DA" w:rsidRPr="00511D5F" w:rsidRDefault="00D704DA" w:rsidP="008D5CFA">
            <w:pPr>
              <w:pStyle w:val="Els-table-text"/>
              <w:spacing w:line="480" w:lineRule="auto"/>
              <w:rPr>
                <w:rFonts w:hint="eastAsia"/>
                <w:lang w:eastAsia="zh-CN"/>
              </w:rPr>
            </w:pPr>
            <w:r w:rsidRPr="00A50067">
              <w:rPr>
                <w:lang w:eastAsia="zh-CN"/>
              </w:rPr>
              <w:t>0.</w:t>
            </w:r>
            <w:del w:id="267" w:author="a88101" w:date="2026-06-09T12:32:00Z" w16du:dateUtc="2026-06-09T04:32:00Z">
              <w:r w:rsidRPr="00A50067" w:rsidDel="002A6B57">
                <w:rPr>
                  <w:lang w:eastAsia="zh-CN"/>
                </w:rPr>
                <w:delText>8999</w:delText>
              </w:r>
            </w:del>
            <w:ins w:id="268" w:author="a88101" w:date="2026-06-09T12:32:00Z" w16du:dateUtc="2026-06-09T04:32:00Z">
              <w:r>
                <w:rPr>
                  <w:rFonts w:hint="eastAsia"/>
                  <w:lang w:eastAsia="zh-CN"/>
                </w:rPr>
                <w:t>90</w:t>
              </w:r>
            </w:ins>
          </w:p>
        </w:tc>
        <w:tc>
          <w:tcPr>
            <w:tcW w:w="1227" w:type="dxa"/>
            <w:tcBorders>
              <w:bottom w:val="single" w:sz="4" w:space="0" w:color="auto"/>
            </w:tcBorders>
            <w:tcPrChange w:id="269" w:author="a88101" w:date="2026-06-09T13:18:00Z" w16du:dateUtc="2026-06-09T05:18:00Z">
              <w:tcPr>
                <w:tcW w:w="1250" w:type="dxa"/>
                <w:gridSpan w:val="2"/>
                <w:tcBorders>
                  <w:bottom w:val="single" w:sz="4" w:space="0" w:color="auto"/>
                </w:tcBorders>
              </w:tcPr>
            </w:tcPrChange>
          </w:tcPr>
          <w:p w14:paraId="51DA63CE" w14:textId="1D728B70" w:rsidR="00D704DA" w:rsidRPr="00511D5F" w:rsidRDefault="00D704DA" w:rsidP="008D5CFA">
            <w:pPr>
              <w:pStyle w:val="Els-table-text"/>
              <w:spacing w:line="480" w:lineRule="auto"/>
              <w:rPr>
                <w:lang w:eastAsia="zh-CN"/>
              </w:rPr>
            </w:pPr>
            <w:r w:rsidRPr="00A50067">
              <w:rPr>
                <w:lang w:eastAsia="zh-CN"/>
              </w:rPr>
              <w:t>0.64</w:t>
            </w:r>
          </w:p>
        </w:tc>
        <w:tc>
          <w:tcPr>
            <w:tcW w:w="1413" w:type="dxa"/>
            <w:tcBorders>
              <w:bottom w:val="single" w:sz="4" w:space="0" w:color="auto"/>
            </w:tcBorders>
            <w:tcPrChange w:id="270" w:author="a88101" w:date="2026-06-09T13:18:00Z" w16du:dateUtc="2026-06-09T05:18:00Z">
              <w:tcPr>
                <w:tcW w:w="1440" w:type="dxa"/>
                <w:gridSpan w:val="2"/>
                <w:tcBorders>
                  <w:bottom w:val="single" w:sz="4" w:space="0" w:color="auto"/>
                </w:tcBorders>
              </w:tcPr>
            </w:tcPrChange>
          </w:tcPr>
          <w:p w14:paraId="4233BB97" w14:textId="2D2EA0EB" w:rsidR="00D704DA" w:rsidRPr="00511D5F" w:rsidRDefault="00D704DA" w:rsidP="008D5CFA">
            <w:pPr>
              <w:pStyle w:val="Els-table-text"/>
              <w:spacing w:line="480" w:lineRule="auto"/>
            </w:pPr>
            <w:r w:rsidRPr="00A50067">
              <w:t>0.45</w:t>
            </w:r>
          </w:p>
        </w:tc>
        <w:tc>
          <w:tcPr>
            <w:tcW w:w="1096" w:type="dxa"/>
            <w:tcBorders>
              <w:bottom w:val="single" w:sz="4" w:space="0" w:color="auto"/>
            </w:tcBorders>
            <w:tcPrChange w:id="271" w:author="a88101" w:date="2026-06-09T13:18:00Z" w16du:dateUtc="2026-06-09T05:18:00Z">
              <w:tcPr>
                <w:tcW w:w="1117" w:type="dxa"/>
                <w:gridSpan w:val="2"/>
                <w:tcBorders>
                  <w:bottom w:val="single" w:sz="4" w:space="0" w:color="auto"/>
                </w:tcBorders>
              </w:tcPr>
            </w:tcPrChange>
          </w:tcPr>
          <w:p w14:paraId="55B05CF5" w14:textId="78D0338F" w:rsidR="00D704DA" w:rsidRPr="00511D5F" w:rsidRDefault="00D704DA" w:rsidP="008D5CFA">
            <w:pPr>
              <w:pStyle w:val="Els-table-text"/>
              <w:spacing w:line="480" w:lineRule="auto"/>
            </w:pPr>
            <w:r w:rsidRPr="00A50067">
              <w:t>9.73</w:t>
            </w:r>
          </w:p>
        </w:tc>
        <w:tc>
          <w:tcPr>
            <w:tcW w:w="1071" w:type="dxa"/>
            <w:tcBorders>
              <w:bottom w:val="single" w:sz="4" w:space="0" w:color="auto"/>
            </w:tcBorders>
            <w:tcPrChange w:id="272" w:author="a88101" w:date="2026-06-09T13:18:00Z" w16du:dateUtc="2026-06-09T05:18:00Z">
              <w:tcPr>
                <w:tcW w:w="1091" w:type="dxa"/>
                <w:gridSpan w:val="2"/>
                <w:tcBorders>
                  <w:bottom w:val="single" w:sz="4" w:space="0" w:color="auto"/>
                </w:tcBorders>
              </w:tcPr>
            </w:tcPrChange>
          </w:tcPr>
          <w:p w14:paraId="69EAF952" w14:textId="2FED4764" w:rsidR="00D704DA" w:rsidRPr="00511D5F" w:rsidRDefault="00D704DA" w:rsidP="008D5CFA">
            <w:pPr>
              <w:pStyle w:val="Els-table-text"/>
              <w:spacing w:line="480" w:lineRule="auto"/>
            </w:pPr>
            <w:r w:rsidRPr="00A50067">
              <w:t>0.38</w:t>
            </w:r>
          </w:p>
        </w:tc>
      </w:tr>
    </w:tbl>
    <w:p w14:paraId="01C41578" w14:textId="77777777" w:rsidR="00A036B7" w:rsidRPr="00A203AA" w:rsidRDefault="00A036B7" w:rsidP="00670817">
      <w:pPr>
        <w:pStyle w:val="Els-caption"/>
        <w:spacing w:line="480" w:lineRule="auto"/>
        <w:rPr>
          <w:lang w:eastAsia="zh-CN"/>
        </w:rPr>
      </w:pPr>
    </w:p>
    <w:p w14:paraId="08420C5B" w14:textId="51D211D3" w:rsidR="00511D5F" w:rsidRPr="00A203AA" w:rsidRDefault="007F5A1D" w:rsidP="00670817">
      <w:pPr>
        <w:pStyle w:val="Els-1storder-head"/>
        <w:spacing w:line="480" w:lineRule="auto"/>
        <w:rPr>
          <w:lang w:eastAsia="zh-CN"/>
        </w:rPr>
      </w:pPr>
      <w:r>
        <w:rPr>
          <w:rFonts w:hint="eastAsia"/>
          <w:lang w:eastAsia="zh-CN"/>
        </w:rPr>
        <w:t>Discussion</w:t>
      </w:r>
    </w:p>
    <w:p w14:paraId="7FC64E98" w14:textId="481204C8" w:rsidR="00511D5F" w:rsidRDefault="0084470D" w:rsidP="000C44B5">
      <w:pPr>
        <w:pStyle w:val="Els-2ndorder-head"/>
        <w:spacing w:line="480" w:lineRule="auto"/>
        <w:rPr>
          <w:lang w:eastAsia="zh-CN"/>
        </w:rPr>
      </w:pPr>
      <w:r w:rsidRPr="0084470D">
        <w:rPr>
          <w:lang w:eastAsia="zh-CN"/>
        </w:rPr>
        <w:t>Application Significance of F2DMAS for Low-Cost 3D Plant Phenotyping</w:t>
      </w:r>
    </w:p>
    <w:p w14:paraId="619ED368" w14:textId="77777777" w:rsidR="0084470D" w:rsidRDefault="0084470D" w:rsidP="00FF7E02">
      <w:pPr>
        <w:pStyle w:val="Els-body-text"/>
        <w:spacing w:line="480" w:lineRule="auto"/>
        <w:jc w:val="left"/>
        <w:rPr>
          <w:ins w:id="273" w:author="a88101" w:date="2026-06-09T13:54:00Z" w16du:dateUtc="2026-06-09T05:54:00Z"/>
          <w:lang w:eastAsia="zh-CN"/>
        </w:rPr>
      </w:pPr>
      <w:r>
        <w:t>F2DMAS proposed in this study is not an isolated algorithm designed only to optimize reconstruction metrics. Instead, it is a complete workflow that covers smartphone video acquisition, 3D model generation, and phenotypic trait output. In greenhouse seedling cultivation, potted-plant experiments, and indoor plant phenotyping studies, the acquisition of 3D structural data is often limited by sensing equipment, environmental conditions, and post-processing cost. LiDAR, multi-camera systems, and some RGB-D devices can provide high-quality 3D data, but their hardware cost, acquisition configuration, and data processing requirements remain relatively high. As a result, they are difficult to deploy widely in small- and medium-scale breeding trials, teaching and research activities, and routine plant monitoring. In contrast, F2DMAS only relies on consumer-grade smartphones to capture multi-view RGB videos and does not require dedicated 3D sensors or complex acquisition platforms, thereby lowering the practical barrier to 3D plant phenotyping from the data acquisition stage.</w:t>
      </w:r>
    </w:p>
    <w:p w14:paraId="3DA274F7" w14:textId="25C25392" w:rsidR="00B24B94" w:rsidRDefault="00B24B94" w:rsidP="00FF7E02">
      <w:pPr>
        <w:pStyle w:val="Els-body-text"/>
        <w:spacing w:line="480" w:lineRule="auto"/>
        <w:jc w:val="left"/>
        <w:rPr>
          <w:rFonts w:hint="eastAsia"/>
          <w:lang w:eastAsia="zh-CN"/>
        </w:rPr>
      </w:pPr>
      <w:ins w:id="274" w:author="a88101" w:date="2026-06-09T13:54:00Z" w16du:dateUtc="2026-06-09T05:54:00Z">
        <w:r w:rsidRPr="00B24B94">
          <w:rPr>
            <w:lang w:eastAsia="zh-CN"/>
          </w:rPr>
          <w:t xml:space="preserve">This positioning is consistent with recent reviews showing that image-based plant phenotyping is moving toward low-cost sensing, automated analysis, </w:t>
        </w:r>
        <w:proofErr w:type="spellStart"/>
        <w:r w:rsidRPr="00B24B94">
          <w:rPr>
            <w:lang w:eastAsia="zh-CN"/>
          </w:rPr>
          <w:t>promptable</w:t>
        </w:r>
        <w:proofErr w:type="spellEnd"/>
        <w:r w:rsidRPr="00B24B94">
          <w:rPr>
            <w:lang w:eastAsia="zh-CN"/>
          </w:rPr>
          <w:t xml:space="preserve">/foundation models, and deployable workflows, </w:t>
        </w:r>
        <w:r w:rsidRPr="00B24B94">
          <w:rPr>
            <w:lang w:eastAsia="zh-CN"/>
          </w:rPr>
          <w:lastRenderedPageBreak/>
          <w:t>while still facing challenges in cost, annotation demand, model generalization, and field robustness</w:t>
        </w:r>
      </w:ins>
      <w:r>
        <w:rPr>
          <w:lang w:eastAsia="zh-CN"/>
        </w:rPr>
        <w:fldChar w:fldCharType="begin"/>
      </w:r>
      <w:r>
        <w:rPr>
          <w:lang w:eastAsia="zh-CN"/>
        </w:rPr>
        <w:instrText xml:space="preserve"> ADDIN ZOTERO_ITEM CSL_CITATION {"citationID":"iV7gSQCA","properties":{"unsorted":false,"formattedCitation":"(Jin et al., 2025; R.-F. Wang et al., 2025)","plainCitation":"(Jin et al., 2025; R.-F. Wang et al., 2025)","noteIndex":0},"citationItems":[{"id":1974,"uris":["http://zotero.org/users/18031600/items/LZ94FGAW"],"itemData":{"id":1974,"type":"article-journal","abstract":"Plant phenomics, the comprehensive study of plant phenotypes, has gained prominence as a vital tool for understanding the intricate relationships between genotypes and the environment. Image-based plant phenomics has progressed rapidly, and three-dimensional (3D) phenotyping is a valuable extension of traditional 2D phenomics. However, the increased data dimensionality poses challenges to feature extraction and phenotyping. In recent decades, deep learning has led to remarkable progress in revolutionizing 3D phenotyping. Therefore, this review highlights the importance of using deep learning in 3D plant phenomics. It systematically overviews the capabilities of deep learning for 3D computer vision, covering 3D representation, classification, detection and tracking, semantic segmentation, instance segmentation, and generation. Additionally, deep learning techniques for 3D point preprocessing (e.g., annotation, downsampling, and dataset organization) and various plant phenotyping tasks are discussed. Finally, the challenges and perspectives associated with deep learning in 3D plant phenomics are summarized, including (1) benchmark dataset construction by using synthetic datasets and methods such as generative artificial intelligence and unsupervised or weakly supervised learning; (2) accurate and efficient 3D point cloud analysis by leveraging multitask learning, lightweight models, and self-supervised learning; and (3) deep learning for 3D plant phenomics by exploring interpretability, extensibility, and multimodal data utilization. The exploration of deep learning in 3D plant phenomics is poised to spur breakthroughs in a new dimension of plant science.","container-title":"Plant Phenomics","DOI":"10.1016/j.plaphe.2025.100107","ISSN":"26436515","issue":"4","journalAbbreviation":"Plant Phenomics","language":"en","page":"100107","source":"DOI.org (Crossref)","title":"Deep learning for three-dimensional (3D) plant phenomics","volume":"7","author":[{"family":"Jin","given":"Shichao"},{"family":"Li","given":"Dawei"},{"family":"Yun","given":"Ting"},{"family":"Tang","given":"Jianling"},{"family":"Wang","given":"Ke"},{"family":"Li","given":"Shaochen"},{"family":"Yang","given":"Hongyi"},{"family":"Yang","given":"Si"},{"family":"Xu","given":"Shan"},{"family":"Cao","given":"Lin"},{"family":"Xia","given":"Haifeng"},{"family":"Guo","given":"Qinghua"},{"family":"Zhang","given":"Yu"},{"family":"Jiang","given":"Dong"},{"family":"Ding","given":"Yanfeng"}],"issued":{"date-parts":[["2025",12]]}}},{"id":1975,"uris":["http://zotero.org/users/18031600/items/BZGBEZ5Q"],"itemData":{"id":1975,"type":"article-journal","abstract":"With the rapid global population growth and increasing challenges in sustainable agriculture, high-throughput plant phenotyping (HTPP) has become a vital tool for advancing crop breeding and precision agriculture. This review provides a comprehensive overview of recent technological trends in image-based HTPP, focusing on the integration of advanced sensors, automated phenotyping platforms, and deep learning techniques. We summarize the evolution of imaging modalities, including 2D, 2.5D, and 3D sensors, and their respective applications in phenotype acquisition. We then examine the progress of deep learning-based models in core phenotyping tasks such as stress and disease detection, growth monitoring, organ counting, root system analysis, and postharvest quality assessment. Special attention is given to the emergence of Transformer architectures, multimodal fusion strategies, weakly supervised learning, and prompt-based foundation models. Despite significant advancements, current HTPP systems still face several challenges, including high costs, limited generalization in open-field conditions, and the need for large-scale annotated datasets. To address these, we discuss potential solutions such as transfer learning, synthetic data generation via digital twins, lightweight deployment for edge devices, and uncertainty estimation for model interpretability. By highlighting key developments and open problems, this review aims to guide future research toward scalable, robust, and intelligent plant phenotyping systems that can operate reliably in real-world agricultural environments.","container-title":"Smart Agricultural Technology","DOI":"10.1016/j.atech.2025.101257","ISSN":"27723755","journalAbbreviation":"Smart Agricultural Technology","language":"en","page":"101257","source":"DOI.org (Crossref)","title":"From sensors to insights: Technological trends in image-based high-throughput plant phenotyping","title-short":"From sensors to insights","volume":"12","author":[{"family":"Wang","given":"Rui-Feng"},{"family":"Qu","given":"Hao-Ran"},{"family":"Su","given":"Wen-Hao"}],"issued":{"date-parts":[["2025",12]]}}}],"schema":"https://github.com/citation-style-language/schema/raw/master/csl-citation.json"} </w:instrText>
      </w:r>
      <w:r>
        <w:rPr>
          <w:lang w:eastAsia="zh-CN"/>
        </w:rPr>
        <w:fldChar w:fldCharType="separate"/>
      </w:r>
      <w:r>
        <w:rPr>
          <w:noProof/>
          <w:lang w:eastAsia="zh-CN"/>
        </w:rPr>
        <w:t>(Jin et al., 2025; R.-F. Wang et al., 2025)</w:t>
      </w:r>
      <w:r>
        <w:rPr>
          <w:lang w:eastAsia="zh-CN"/>
        </w:rPr>
        <w:fldChar w:fldCharType="end"/>
      </w:r>
      <w:ins w:id="275" w:author="a88101" w:date="2026-06-09T13:54:00Z" w16du:dateUtc="2026-06-09T05:54:00Z">
        <w:r w:rsidRPr="00B24B94">
          <w:rPr>
            <w:lang w:eastAsia="zh-CN"/>
          </w:rPr>
          <w:t>.</w:t>
        </w:r>
      </w:ins>
    </w:p>
    <w:p w14:paraId="25212E73" w14:textId="77777777" w:rsidR="0084470D" w:rsidRDefault="0084470D" w:rsidP="00FF7E02">
      <w:pPr>
        <w:pStyle w:val="Els-body-text"/>
        <w:spacing w:line="480" w:lineRule="auto"/>
        <w:jc w:val="left"/>
      </w:pPr>
      <w:r>
        <w:t xml:space="preserve">From the perspective of the application workflow, the role of F2DMAS is not limited to generating plant 3D </w:t>
      </w:r>
      <w:proofErr w:type="gramStart"/>
      <w:r>
        <w:t>models, but</w:t>
      </w:r>
      <w:proofErr w:type="gramEnd"/>
      <w:r>
        <w:t xml:space="preserve"> also lies in converting the models into quantifiable phenotypic data. Traditional 3D reconstruction pipelines often take model visualization as the main output, while subsequent steps still require manual background cleaning, model repair, scale setting, and trait measurement. F2DMAS connects video frame extraction, image quality filtering, plant instance segmentation, camera pose estimation, 2DGS reconstruction, mesh extraction, scale recovery, and phenotypic measurement into a continuous process from acquisition to reconstruction, measurement, and result output. The experimental results show that this workflow outputs basic phenotypic traits such as plant height, canopy width, leaf length, and leaf width, and maintains high consistency with manual measurements. This indicates that the goal of F2DMAS is not simply to obtain reconstructed images with higher PSNR, but to provide an executable 3D data production workflow for agricultural research and plant phenotypic analysis.</w:t>
      </w:r>
    </w:p>
    <w:p w14:paraId="3DD35275" w14:textId="7B4189C2" w:rsidR="000C44B5" w:rsidRDefault="0084470D" w:rsidP="00FF7E02">
      <w:pPr>
        <w:pStyle w:val="Els-body-text"/>
        <w:spacing w:line="480" w:lineRule="auto"/>
        <w:jc w:val="left"/>
      </w:pPr>
      <w:r>
        <w:t xml:space="preserve">For practical users, this workflow is easy to understand and execute. In a typical greenhouse seedling or potted-plant experiment, researchers can use a smartphone to capture a dual-height surrounding video of a single plant for </w:t>
      </w:r>
      <m:oMath>
        <m:r>
          <w:rPr>
            <w:rFonts w:ascii="Cambria Math" w:hAnsi="Cambria Math"/>
          </w:rPr>
          <m:t>1</m:t>
        </m:r>
      </m:oMath>
      <w:r>
        <w:t>--</w:t>
      </w:r>
      <m:oMath>
        <m:r>
          <w:rPr>
            <w:rFonts w:ascii="Cambria Math" w:hAnsi="Cambria Math"/>
          </w:rPr>
          <m:t>2</m:t>
        </m:r>
      </m:oMath>
      <w:r>
        <w:t xml:space="preserve"> min and upload the video to a computing server. The system then automatically performs frame filtering, plant segmentation, 3D reconstruction, mesh generation, and phenotypic measurement. The final outputs include a scale-aware 3D mesh model, visualization results, and a phenotypic trait table. This mode is suitable for small- and medium-scale breeding trials, controlled-environment plant experiments, teaching demonstrations, and the accumulation of 3D plant phenotypic data.</w:t>
      </w:r>
    </w:p>
    <w:p w14:paraId="58AFCA4F" w14:textId="7C74317F" w:rsidR="000C44B5" w:rsidRDefault="0084470D" w:rsidP="000C44B5">
      <w:pPr>
        <w:pStyle w:val="Els-2ndorder-head"/>
        <w:spacing w:line="480" w:lineRule="auto"/>
        <w:rPr>
          <w:lang w:eastAsia="zh-CN"/>
        </w:rPr>
      </w:pPr>
      <w:r w:rsidRPr="0084470D">
        <w:rPr>
          <w:lang w:eastAsia="zh-CN"/>
        </w:rPr>
        <w:t xml:space="preserve">Role of Frequency- and Spatial-Domain Preprocessing in </w:t>
      </w:r>
      <w:proofErr w:type="spellStart"/>
      <w:r w:rsidRPr="0084470D">
        <w:rPr>
          <w:lang w:eastAsia="zh-CN"/>
        </w:rPr>
        <w:t>Deployability</w:t>
      </w:r>
      <w:proofErr w:type="spellEnd"/>
    </w:p>
    <w:p w14:paraId="57E1FEE3" w14:textId="77777777" w:rsidR="00C415B9" w:rsidRDefault="00C415B9" w:rsidP="00FF7E02">
      <w:pPr>
        <w:pStyle w:val="Els-body-text"/>
        <w:spacing w:line="480" w:lineRule="auto"/>
        <w:jc w:val="left"/>
      </w:pPr>
      <w:r>
        <w:t xml:space="preserve">Under non-ideal acquisition conditions, input image quality and plant instance segmentation directly affect subsequent 3D reconstruction. Smartphone video acquisition lowers the hardware barrier, but it also introduces hand motion, motion blur, exposure variation, and background clutter. If low-quality images and complex backgrounds are directly fed into </w:t>
      </w:r>
      <w:proofErr w:type="spellStart"/>
      <w:r>
        <w:t>SfM</w:t>
      </w:r>
      <w:proofErr w:type="spellEnd"/>
      <w:r>
        <w:t xml:space="preserve"> or 2DGS, they may lead to unstable camera pose estimation, </w:t>
      </w:r>
      <w:r>
        <w:lastRenderedPageBreak/>
        <w:t>background participation in Gaussian optimization, and floating points or background adhesion in the resulting mesh. Therefore, front-end preprocessing is not a simple image enhancement step, but a key component that determines whether the workflow can run automatically and stably.</w:t>
      </w:r>
    </w:p>
    <w:p w14:paraId="13FC23B5" w14:textId="77777777" w:rsidR="00C415B9" w:rsidRDefault="00C415B9" w:rsidP="00FF7E02">
      <w:pPr>
        <w:pStyle w:val="Els-body-text"/>
        <w:spacing w:line="480" w:lineRule="auto"/>
        <w:jc w:val="left"/>
      </w:pPr>
      <w:r>
        <w:t xml:space="preserve">The frequency-domain frame quality filtering module in F2DMAS is mainly used to remove frames with severe motion blur. Although this step is lightweight, it has a clear role in smartphone-based acquisition scenarios. It reduces the interference of low-quality views in feature matching and camera </w:t>
      </w:r>
      <w:proofErr w:type="gramStart"/>
      <w:r>
        <w:t>registration, and</w:t>
      </w:r>
      <w:proofErr w:type="gramEnd"/>
      <w:r>
        <w:t xml:space="preserve"> provides a more stable input sequence for subsequent </w:t>
      </w:r>
      <w:proofErr w:type="spellStart"/>
      <w:r>
        <w:t>SfM</w:t>
      </w:r>
      <w:proofErr w:type="spellEnd"/>
      <w:r>
        <w:t xml:space="preserve"> and 2DGS. The ablation study also shows that adding FFT-based filtering alone improves both reconstruction quality and processing time to some extent. This indicates that, in a workflow designed for practical deployment, even a relatively simple quality control step can contribute positively to overall stability.</w:t>
      </w:r>
    </w:p>
    <w:p w14:paraId="4AF2970B" w14:textId="77777777" w:rsidR="00C415B9" w:rsidRDefault="00C415B9" w:rsidP="00FF7E02">
      <w:pPr>
        <w:pStyle w:val="Els-body-text"/>
        <w:spacing w:line="480" w:lineRule="auto"/>
        <w:jc w:val="left"/>
        <w:rPr>
          <w:ins w:id="276" w:author="a88101" w:date="2026-06-09T13:57:00Z" w16du:dateUtc="2026-06-09T05:57:00Z"/>
          <w:lang w:eastAsia="zh-CN"/>
        </w:rPr>
      </w:pPr>
      <w:r>
        <w:t xml:space="preserve">Compared with frequency-domain filtering, plant instance segmentation has a more substantial effect on workflow efficiency and result quality. In complex backgrounds, non-target regions such as pots, soil, supports, tabletops, and walls occupy Gaussian representation capacity and increase the difficulty of mesh post-processing. FSAM3 combines the zero-shot segmentation capability of a visual foundation model with temporal propagation in video sequences, producing relatively stable plant foreground masks without relying on manual annotations. Compared with single-frame segmentation, temporal propagation helps maintain target-region consistency across multi-view sequences and reduces reconstruction instability caused by abrupt mask changes between adjacent views. The segmentation results not only outperform SEEM in F1-score, </w:t>
      </w:r>
      <w:proofErr w:type="spellStart"/>
      <w:r>
        <w:t>mIoU</w:t>
      </w:r>
      <w:proofErr w:type="spellEnd"/>
      <w:r>
        <w:t>, and HD95, but more importantly provide cleaner plant-instance inputs for subsequent 3D reconstruction, reducing the probability that background regions enter the 2DGS optimization and TSDF meshing processes.</w:t>
      </w:r>
    </w:p>
    <w:p w14:paraId="0CA8CA75" w14:textId="58DBE064" w:rsidR="00B24B94" w:rsidRDefault="00B24B94" w:rsidP="00FF7E02">
      <w:pPr>
        <w:pStyle w:val="Els-body-text"/>
        <w:spacing w:line="480" w:lineRule="auto"/>
        <w:jc w:val="left"/>
        <w:rPr>
          <w:rFonts w:hint="eastAsia"/>
          <w:lang w:eastAsia="zh-CN"/>
        </w:rPr>
      </w:pPr>
      <w:ins w:id="277" w:author="a88101" w:date="2026-06-09T13:57:00Z" w16du:dateUtc="2026-06-09T05:57:00Z">
        <w:r w:rsidRPr="00B24B94">
          <w:rPr>
            <w:lang w:eastAsia="zh-CN"/>
          </w:rPr>
          <w:t xml:space="preserve">Recent studies have also shown the value of combining vision foundation models with neural 3D representations for plant phenotyping. For example, IPENS lifts SAM2-generated masks into </w:t>
        </w:r>
        <w:proofErr w:type="spellStart"/>
        <w:r w:rsidRPr="00B24B94">
          <w:rPr>
            <w:lang w:eastAsia="zh-CN"/>
          </w:rPr>
          <w:t>NeRF</w:t>
        </w:r>
        <w:proofErr w:type="spellEnd"/>
        <w:r w:rsidRPr="00B24B94">
          <w:rPr>
            <w:lang w:eastAsia="zh-CN"/>
          </w:rPr>
          <w:t xml:space="preserve"> space for target point-cloud extraction</w:t>
        </w:r>
      </w:ins>
      <w:r>
        <w:rPr>
          <w:lang w:eastAsia="zh-CN"/>
        </w:rPr>
        <w:fldChar w:fldCharType="begin"/>
      </w:r>
      <w:r>
        <w:rPr>
          <w:lang w:eastAsia="zh-CN"/>
        </w:rPr>
        <w:instrText xml:space="preserve"> ADDIN ZOTERO_ITEM CSL_CITATION {"citationID":"a15ylHmh","properties":{"unsorted":false,"formattedCitation":"(Song et al., 2025)","plainCitation":"(Song et al., 2025)","noteIndex":0},"citationItems":[{"id":1973,"uris":["http://zotero.org/users/18031600/items/4FD8Z5JT"],"itemData":{"id":1973,"type":"article-journal","abstract":"Advanced plant phenotyping technologies are vital for trait improvement and accelerating intelligent breeding. Due to the species diversity of plants, existing methods heavily rely on large-scale high-precision manually annotated data. For self-occluded objects at the grain level, unsupervised methods often prove ineffective. This study proposes IPENS, an interactive unsupervised multi-target point cloud extraction method. It utilizes radiance field information to lift 2D masks, segmented by SAM2 (Segment Anything Model 2), into 3D space for target point cloud extraction. A multi-target collaborative optimization strategy addresses the challenge of segmenting multiple targets from a single interaction. On a rice dataset, IPENS achieves a grain-level segmentation mean Intersection over Union (mIoU) of 63.72 %. For phenotypic trait estimation, it achieves a grain voxel volume coefficient of determination R2 = 0.7697 (Root Mean Square Error, RMSE = 0.0025), leaf surface area R2 = 0.84 (RMSE = 18.93), and leaf length and width prediction accuracies of R2 = 0.97 and R2 = 0.87 (RMSE = 1.49 and 0.21). On a wheat dataset, IPENS further improves segmentation performance to a mIoU of 89.68 %, with exceptional phenotypic estimation results: panicle voxel volume R2 = 0.9956 (RMSE = 0.0055), leaf surface area R2 = 1.00 (RMSE = 0.67), and leaf length and width predictions reaching R2 = 0.99 and R2 = 0.92 (RMSE = 0.23 and 0.15). Without requiring annotated data, IPENS rapidly extracts grain-level point clouds for multiple targets within 3 min using single-round image interactions. These features make IPENS a high-quality, noninvasive phenotypic extraction solution for rice and wheat, offering significant potential to enhance intelligent breeding.","container-title":"Plant Phenomics","DOI":"10.1016/j.plaphe.2025.100106","ISSN":"26436515","issue":"4","journalAbbreviation":"Plant Phenomics","language":"en","page":"100106","source":"DOI.org (Crossref)","title":"IPENS: Interactive unsupervised framework for rapid plant phenotyping extraction via NeRF-SAM2 fusion","title-short":"IPENS","volume":"7","author":[{"family":"Song","given":"Wentao"},{"family":"Huang","given":"He"},{"family":"Qu","given":"Fang"},{"family":"Zhang","given":"Jiaqi"},{"family":"Fang","given":"Longhui"},{"family":"Hao","given":"Yuwei"},{"family":"Peng","given":"Chenyang"},{"family":"Sun","given":"Youqiang"}],"issued":{"date-parts":[["2025",12]]}}}],"schema":"https://github.com/citation-style-language/schema/raw/master/csl-citation.json"} </w:instrText>
      </w:r>
      <w:r>
        <w:rPr>
          <w:lang w:eastAsia="zh-CN"/>
        </w:rPr>
        <w:fldChar w:fldCharType="separate"/>
      </w:r>
      <w:r>
        <w:rPr>
          <w:noProof/>
          <w:lang w:eastAsia="zh-CN"/>
        </w:rPr>
        <w:t>(Song et al., 2025)</w:t>
      </w:r>
      <w:r>
        <w:rPr>
          <w:lang w:eastAsia="zh-CN"/>
        </w:rPr>
        <w:fldChar w:fldCharType="end"/>
      </w:r>
      <w:ins w:id="278" w:author="a88101" w:date="2026-06-09T13:57:00Z" w16du:dateUtc="2026-06-09T05:57:00Z">
        <w:r w:rsidRPr="00B24B94">
          <w:rPr>
            <w:lang w:eastAsia="zh-CN"/>
          </w:rPr>
          <w:t>. In contrast, F2DMAS uses FSAM3 as a preprocessing module before 2DGS optimization, so that background regions are suppressed before Gaussian representation capacity is allocated.</w:t>
        </w:r>
      </w:ins>
    </w:p>
    <w:p w14:paraId="0FB4C2AB" w14:textId="579954FD" w:rsidR="000C44B5" w:rsidRDefault="00C415B9" w:rsidP="00FF7E02">
      <w:pPr>
        <w:pStyle w:val="Els-body-text"/>
        <w:spacing w:line="480" w:lineRule="auto"/>
        <w:jc w:val="left"/>
      </w:pPr>
      <w:r>
        <w:lastRenderedPageBreak/>
        <w:t>Therefore, the role of FSAM3 in F2DMAS should not be understood only as improving segmentation accuracy. It should be viewed as a front-end input purification mechanism for deployable 3D reconstruction. This mechanism reduces the cost of manual background cleaning and makes multi-view plant images more suitable for automated reconstruction. This is also one of the main advantages of F2DMAS over directly using standard 2DGS.</w:t>
      </w:r>
    </w:p>
    <w:p w14:paraId="21ED5557" w14:textId="25F705B4" w:rsidR="000C44B5" w:rsidRDefault="00C415B9" w:rsidP="000C44B5">
      <w:pPr>
        <w:pStyle w:val="Els-2ndorder-head"/>
        <w:spacing w:line="480" w:lineRule="auto"/>
        <w:rPr>
          <w:lang w:eastAsia="zh-CN"/>
        </w:rPr>
      </w:pPr>
      <w:r w:rsidRPr="00C415B9">
        <w:rPr>
          <w:lang w:eastAsia="zh-CN"/>
        </w:rPr>
        <w:t>Applicability of 2DGS to Plant Surface Reconstruction</w:t>
      </w:r>
    </w:p>
    <w:p w14:paraId="15AA32C6" w14:textId="77777777" w:rsidR="00C415B9" w:rsidRDefault="00C415B9" w:rsidP="00FF7E02">
      <w:pPr>
        <w:pStyle w:val="Els-body-text"/>
        <w:spacing w:line="480" w:lineRule="auto"/>
        <w:jc w:val="left"/>
      </w:pPr>
      <w:r>
        <w:t>The requirements of 3D plant phenotypic measurement differ from those of conventional novel view synthesis. For phenotypic analysis, the model needs not only good visual realism, but also geometric structures that can support measurement, such as canopy outlines, leaf boundaries, spatial separation between leaves, and the overall plant scale. Plant leaves usually have thin-sheet structures and surface-dominant geometry, which are closer to 2D surfaces than to volumetric structures. Therefore, whether a 3D representation can effectively describe thin leaf structures directly affects subsequent mesh extraction and phenotypic measurement.</w:t>
      </w:r>
    </w:p>
    <w:p w14:paraId="3D6AA13C" w14:textId="77777777" w:rsidR="00C415B9" w:rsidRDefault="00C415B9" w:rsidP="00FF7E02">
      <w:pPr>
        <w:pStyle w:val="Els-body-text"/>
        <w:spacing w:line="480" w:lineRule="auto"/>
        <w:jc w:val="left"/>
        <w:rPr>
          <w:ins w:id="279" w:author="a88101" w:date="2026-06-09T13:59:00Z" w16du:dateUtc="2026-06-09T05:59:00Z"/>
          <w:lang w:eastAsia="zh-CN"/>
        </w:rPr>
      </w:pPr>
      <w:r>
        <w:t>3DGS represents a scene using 3D ellipsoidal Gaussian primitives and provides high rendering efficiency. However, surface thickening and adhesion between adjacent structures tend to occur near leaf boundaries, occluded regions, and thin-sheet structures. For tasks mainly focused on image rendering, such local geometric errors may not be obvious. In phenotypic measurement tasks such as leaf length, leaf width, and canopy width estimation, however, boundary expansion and leaf adhesion directly affect the measurement results. In contrast, 2DGS uses 2D Gaussian primitives oriented to local surfaces, which better match the geometry of thin-sheet organs such as leaves. It also outputs depth maps and normal maps, providing more suitable geometric information for subsequent TSDF meshing.</w:t>
      </w:r>
    </w:p>
    <w:p w14:paraId="0DA8D76C" w14:textId="49D6911B" w:rsidR="009A4A3B" w:rsidRDefault="009A4A3B" w:rsidP="00FF7E02">
      <w:pPr>
        <w:pStyle w:val="Els-body-text"/>
        <w:spacing w:line="480" w:lineRule="auto"/>
        <w:jc w:val="left"/>
        <w:rPr>
          <w:rFonts w:hint="eastAsia"/>
          <w:lang w:eastAsia="zh-CN"/>
        </w:rPr>
      </w:pPr>
      <w:ins w:id="280" w:author="a88101" w:date="2026-06-09T13:59:00Z" w16du:dateUtc="2026-06-09T05:59:00Z">
        <w:r w:rsidRPr="009A4A3B">
          <w:rPr>
            <w:lang w:eastAsia="zh-CN"/>
          </w:rPr>
          <w:t xml:space="preserve">Recent Gaussian-Splatting-based plant studies further confirm that Gaussian representations are becoming useful tools for plant visualization and phenotyping. </w:t>
        </w:r>
        <w:proofErr w:type="spellStart"/>
        <w:r w:rsidRPr="009A4A3B">
          <w:rPr>
            <w:lang w:eastAsia="zh-CN"/>
          </w:rPr>
          <w:t>PlantGaussian</w:t>
        </w:r>
        <w:proofErr w:type="spellEnd"/>
        <w:r w:rsidRPr="009A4A3B">
          <w:rPr>
            <w:lang w:eastAsia="zh-CN"/>
          </w:rPr>
          <w:t xml:space="preserve"> explores 3DGS for cross-time and cross-scene plant visualization, Cotton3DGaussians uses </w:t>
        </w:r>
        <w:proofErr w:type="spellStart"/>
        <w:r w:rsidRPr="009A4A3B">
          <w:rPr>
            <w:lang w:eastAsia="zh-CN"/>
          </w:rPr>
          <w:t>multiview</w:t>
        </w:r>
        <w:proofErr w:type="spellEnd"/>
        <w:r w:rsidRPr="009A4A3B">
          <w:rPr>
            <w:lang w:eastAsia="zh-CN"/>
          </w:rPr>
          <w:t xml:space="preserve"> 3DGS for cotton boll mapping and plant architecture analysis, and LCR-GS converts greenhouse 3DGS scenes into plant-level units for muskmelon </w:t>
        </w:r>
        <w:r w:rsidRPr="009A4A3B">
          <w:rPr>
            <w:lang w:eastAsia="zh-CN"/>
          </w:rPr>
          <w:lastRenderedPageBreak/>
          <w:t>trait extraction</w:t>
        </w:r>
      </w:ins>
      <w:r>
        <w:rPr>
          <w:lang w:eastAsia="zh-CN"/>
        </w:rPr>
        <w:fldChar w:fldCharType="begin"/>
      </w:r>
      <w:r>
        <w:rPr>
          <w:lang w:eastAsia="zh-CN"/>
        </w:rPr>
        <w:instrText xml:space="preserve"> ADDIN ZOTERO_ITEM CSL_CITATION {"citationID":"hyTcSdoh","properties":{"unsorted":false,"formattedCitation":"(\\uc0\\u8220{}Cotton3DGaussians,\\uc0\\u8221{} 2025; Lin and Lin, 2026; Shen et al., 2025)","plainCitation":"(“Cotton3DGaussians,” 2025; Lin and Lin, 2026; Shen et al., 2025)","noteIndex":0},"citationItems":[{"id":19,"uris":["http://zotero.org/users/18031600/items/ZBK8IIGF"],"itemData":{"id":19,"type":"article-journal","abstract":"Cotton is an economically important crop cultivated worldwide for textile production. Breeding programs focus on selecting genotypes with favorable tr…","citation-key":"Cotton3DGaussiansMultiview3D2025","container-title":"Computers and Electronics in Agriculture","DOI":"10.1016/j.compag.2025.110293","ISSN":"0168-1699","l</w:instrText>
      </w:r>
      <w:r>
        <w:rPr>
          <w:rFonts w:hint="eastAsia"/>
          <w:lang w:eastAsia="zh-CN"/>
        </w:rPr>
        <w:instrText xml:space="preserve">anguage":"en-US","note":"remark: </w:instrText>
      </w:r>
      <w:r>
        <w:rPr>
          <w:rFonts w:hint="eastAsia"/>
          <w:lang w:eastAsia="zh-CN"/>
        </w:rPr>
        <w:instrText>机</w:instrText>
      </w:r>
      <w:r>
        <w:rPr>
          <w:rFonts w:hint="eastAsia"/>
          <w:lang w:eastAsia="zh-CN"/>
        </w:rPr>
        <w:instrText>360*</w:instrText>
      </w:r>
      <w:r>
        <w:rPr>
          <w:rFonts w:hint="eastAsia"/>
          <w:lang w:eastAsia="zh-CN"/>
        </w:rPr>
        <w:instrText>扫描棉花果实</w:instrText>
      </w:r>
      <w:r>
        <w:rPr>
          <w:rFonts w:hint="eastAsia"/>
          <w:lang w:eastAsia="zh-CN"/>
        </w:rPr>
        <w:instrText>\ntitleTranslation: Cotton3DGaussians</w:instrText>
      </w:r>
      <w:r>
        <w:rPr>
          <w:rFonts w:hint="eastAsia"/>
          <w:lang w:eastAsia="zh-CN"/>
        </w:rPr>
        <w:instrText>：用于铃质测绘和植物结构分析的多视图</w:instrText>
      </w:r>
      <w:r>
        <w:rPr>
          <w:rFonts w:hint="eastAsia"/>
          <w:lang w:eastAsia="zh-CN"/>
        </w:rPr>
        <w:instrText xml:space="preserve"> 3D </w:instrText>
      </w:r>
      <w:r>
        <w:rPr>
          <w:rFonts w:hint="eastAsia"/>
          <w:lang w:eastAsia="zh-CN"/>
        </w:rPr>
        <w:instrText>高斯飞溅</w:instrText>
      </w:r>
      <w:r>
        <w:rPr>
          <w:rFonts w:hint="eastAsia"/>
          <w:lang w:eastAsia="zh-CN"/>
        </w:rPr>
        <w:instrText xml:space="preserve">\nabstractTranslation: </w:instrText>
      </w:r>
      <w:r>
        <w:rPr>
          <w:rFonts w:hint="eastAsia"/>
          <w:lang w:eastAsia="zh-CN"/>
        </w:rPr>
        <w:instrText>棉花是一种在世界范围内种植的具有重要经济意义的作物，用于纺织生产。育种计划的重点是选择具有有利基因型的基因型。</w:instrText>
      </w:r>
      <w:r>
        <w:rPr>
          <w:rFonts w:hint="eastAsia"/>
          <w:lang w:eastAsia="zh-CN"/>
        </w:rPr>
        <w:instrText>","page":"110293","publisher":"Elsevier","source":"www.sciencedirect.c</w:instrText>
      </w:r>
      <w:r>
        <w:rPr>
          <w:lang w:eastAsia="zh-CN"/>
        </w:rPr>
        <w:instrText xml:space="preserve">om","title":"Cotton3DGaussians: Multiview 3D Gaussian Splatting for boll mapping and plant architecture analysis","title-short":"Cotton3DGaussians","volume":"234","issued":{"date-parts":[["2025",7,1]]}}},{"id":1971,"uris":["http://zotero.org/users/18031600/items/EQNEU6WX"],"itemData":{"id":1971,"type":"article-journal","abstract":"Automated quantification of plant-level development from multi-plant greenhouse scenes requires separating individual plants from shared scene-level reconstructions and quantifying organ-level development, a challenge that single-plant acquisition workflows do not directly address. This study presents an end-to-end phenotyping pipeline built on 3D Gaussian Splatting (3DGS) and a post-reconstruction extraction framework, LCR-GS, designed to isolate plant instances from full greenhouse scenes without scene-specific model retraining. LCR-GS integrates zero-shot 2D cues with multi-view lifting, geometric clustering, and chromatic refinement to convert large scene-level reconstructions (~2M Gaussians) into compact per-plant subsets (~16K Gaussians). Experiments on greenhouse-grown muskmelon at the early vegetative stage demonstrate high plant-extraction precision (0.933) and strong organ-level instance segmentation (mean AP50 = 0.924). Plant height and leaf count are validated against manual measurements (height R² = 0.98, RMSE = 1.88 cm; leaf count R² = 0.86), whereas additional morphological traits, including leaf area, leaf area index, mean internode length, and stem node count, are reported as pipeline-derived descriptors for within-cohort comparison. By decoupling semantic inference from reconstruction, the pipeline reduces scene-scale data by over 99% and provides a practical route to derive compact per-plant 3D representations from multi-plant greenhouse imagery for downstream organ-level analysis.","container-title":"Frontiers in Plant Science","DOI":"10.3389/fpls.2026.1783465","ISSN":"1664-462X","journalAbbreviation":"Front. Plant Sci.","language":"en","page":"1783465","source":"DOI.org (Crossref)","title":"From 3DGS scenes to plant traits: a scalable extraction and segmentation framework for muskmelon phenotyping","title-short":"From 3DGS scenes to plant traits","volume":"17","author":[{"family":"Lin","given":"Jing-Heng"},{"family":"Lin","given":"Ta-Te"}],"issued":{"date-parts":[["2026",4,16]]}}},{"id":1972,"uris":["http://zotero.org/users/18031600/items/UUX89KHL"],"itemData":{"id":1972,"type":"article-journal","abstract":"Observing plants across time and diverse scenes is critical in uncovering plant growth patterns. Classic methods often struggle to observe or measure plants against complex backgrounds and at different growth stages. This highlights the need for a universal approach capable of providing realistic plant visualizations across time and scene. Here, we introduce PlantGaussian, an approach for generating realistic three-dimensional (3D) visualization for plants across time and scenes. It marks one of the ﬁrst applications of 3D Gaussian splatting techniques in plant science, achieving high-quality visualization across species and growth stages. By integrating the Segment Anything Model (SAM) and tracking algorithms, PlantGaussian overcomes the limitations of classic Gaussian reconstruction techniques in complex planting environments. A new mesh partitioning technique is employed to convert Gaussian rendering results into measurable plant meshes, offering a methodology for accurate 3D plant morphology phenotyping. To support this approach, PlantGaussian dataset is developed, which includes images of four crop species captured under multiple conditions and growth stages. Using only plant image sequences as input, it computes high-ﬁdelity plant visualization models and 3D meshes for 3D plant morphological phenotyping. Visualization results indicate that most plant models achieve a Peak Signal-to-Noise Ratio (PSNR) exceeding 25, outperforming all models including the original 3D Gaussian Splatting and enhanced NeRF. The mesh results indicate an average relative error of 4% between the calculated values and the true measurements. As a generic 3D digital plant model, PlantGaussian will support expansion of plant phenotype databases, ecological research, and remote expert consultations.","container-title":"The Crop Journal","DOI":"10.1016/j.cj.2025.01.011","ISSN":"22145141","issue":"2","journalAbbreviation":"The Crop Journal","language":"en","page":"607-618","source":"DOI.org (Crossref)","title":"PlantGaussian: Exploring 3D Gaussian splatting for cross-time, cross-scene, and realistic 3D plant visualization and beyond","title-short":"PlantGaussian","volume":"13","author":[{"family":"Shen","given":"Peng"},{"family":"Jing","given":"Xueyao"},{"family":"Deng","given":"Wenzhe"},{"family":"Jia","given":"Hanyue"},{"family":"Wu","given":"Tingting"}],"issued":{"date-parts":[["2025",4]]}}}],"schema":"https://github.com/citation-style-language/schema/raw/master/csl-citation.json"} </w:instrText>
      </w:r>
      <w:r>
        <w:rPr>
          <w:lang w:eastAsia="zh-CN"/>
        </w:rPr>
        <w:fldChar w:fldCharType="separate"/>
      </w:r>
      <w:r w:rsidRPr="009A4A3B">
        <w:rPr>
          <w:szCs w:val="24"/>
        </w:rPr>
        <w:t>(“Cotton3DGaussians,” 2025; Lin and Lin, 2026; Shen et al., 2025)</w:t>
      </w:r>
      <w:r>
        <w:rPr>
          <w:lang w:eastAsia="zh-CN"/>
        </w:rPr>
        <w:fldChar w:fldCharType="end"/>
      </w:r>
      <w:ins w:id="281" w:author="a88101" w:date="2026-06-09T13:59:00Z" w16du:dateUtc="2026-06-09T05:59:00Z">
        <w:r w:rsidRPr="009A4A3B">
          <w:rPr>
            <w:lang w:eastAsia="zh-CN"/>
          </w:rPr>
          <w:t>. Compared with these 3DGS-centered studies, F2DMAS emphasizes surface-oriented 2DGS and TSDF meshing for thin, leaf-like structures, which is more directly aligned with leaf-scale phenotypic measurement.</w:t>
        </w:r>
      </w:ins>
    </w:p>
    <w:p w14:paraId="3EB84354" w14:textId="77777777" w:rsidR="00C415B9" w:rsidRDefault="00C415B9" w:rsidP="00FF7E02">
      <w:pPr>
        <w:pStyle w:val="Els-body-text"/>
        <w:spacing w:line="480" w:lineRule="auto"/>
        <w:jc w:val="left"/>
      </w:pPr>
      <w:r>
        <w:t xml:space="preserve">The mesh visualization results in this study also support this analysis. In overlapping leaf regions, </w:t>
      </w:r>
      <w:proofErr w:type="spellStart"/>
      <w:r>
        <w:t>SuGaR</w:t>
      </w:r>
      <w:proofErr w:type="spellEnd"/>
      <w:r>
        <w:t xml:space="preserve"> or reconstructions based on volumetric Gaussians tend to show boundary blurring and local adhesion, while the mesh generated by F2DMAS preserves the separation between adjacent leaves more clearly. This difference has a direct impact on plant phenotypic measurement. Whether leaves remain relatively independent in the mesh affects the virtual extraction of traits such as leaf length, leaf width, and canopy structure. Therefore, F2DMAS selects 2DGS not simply to pursue better rendering metrics, but to obtain a 3D representation that is more suitable for explicit meshing and phenotypic measurement.</w:t>
      </w:r>
    </w:p>
    <w:p w14:paraId="2EC5B76D" w14:textId="3DFBC0C3" w:rsidR="000C44B5" w:rsidRDefault="00C415B9" w:rsidP="00FF7E02">
      <w:pPr>
        <w:pStyle w:val="Els-body-text"/>
        <w:spacing w:line="480" w:lineRule="auto"/>
        <w:jc w:val="left"/>
      </w:pPr>
      <w:r>
        <w:t>At the same time, 2DGS does not fully solve all problems in plant geometry reconstruction. For fine leaf margins, heavily occluded regions, and leaf boundaries under oblique views, the current mesh may still show local expansion or boundary shifts. This problem is evident in leaf width measurement, where the virtual measurements show the lowest R² among the four traits, together with a MAPE of 9.73% and a positive bias of 0.38 cm. This observation indicates that F2DMAS can already support canopy-scale and partial leaf-scale phenotypic measurement, but there remains room for further optimization in high-precision local leaf geometry recovery.</w:t>
      </w:r>
    </w:p>
    <w:p w14:paraId="2199A27E" w14:textId="77777777" w:rsidR="000C44B5" w:rsidRDefault="000C44B5" w:rsidP="000C44B5">
      <w:pPr>
        <w:pStyle w:val="Els-body-text"/>
        <w:rPr>
          <w:lang w:eastAsia="zh-CN"/>
        </w:rPr>
      </w:pPr>
    </w:p>
    <w:p w14:paraId="4994505C" w14:textId="5A5AA372" w:rsidR="000C44B5" w:rsidRDefault="00205178" w:rsidP="000C44B5">
      <w:pPr>
        <w:pStyle w:val="Els-2ndorder-head"/>
        <w:spacing w:line="480" w:lineRule="auto"/>
        <w:rPr>
          <w:lang w:eastAsia="zh-CN"/>
        </w:rPr>
      </w:pPr>
      <w:r w:rsidRPr="00205178">
        <w:rPr>
          <w:lang w:eastAsia="zh-CN"/>
        </w:rPr>
        <w:t>Deployment Pathway for Agricultural Research Scenarios</w:t>
      </w:r>
    </w:p>
    <w:p w14:paraId="3FF4EA75" w14:textId="77777777" w:rsidR="00205178" w:rsidRDefault="00205178" w:rsidP="00FF7E02">
      <w:pPr>
        <w:pStyle w:val="Els-body-text"/>
        <w:spacing w:line="480" w:lineRule="auto"/>
        <w:jc w:val="left"/>
      </w:pPr>
      <w:r>
        <w:t>The potential application scenarios of F2DMAS mainly include greenhouse seedling cultivation, potted-plant experiments, controlled-environment phenotyping studies, and teaching and research platforms. Unlike large-scale field high-throughput phenotyping platforms, these scenarios usually have moderate sample sizes and limited acquisition space, but are more sensitive to equipment cost, operational complexity, and data processing efficiency. Researchers need to obtain 3D models and basic phenotypic traits of individual plants at relatively low cost, while avoiding complex hardware setup and extensive manual post-processing.</w:t>
      </w:r>
    </w:p>
    <w:p w14:paraId="31D35642" w14:textId="77777777" w:rsidR="00205178" w:rsidRDefault="00205178" w:rsidP="00FF7E02">
      <w:pPr>
        <w:pStyle w:val="Els-body-text"/>
        <w:spacing w:line="480" w:lineRule="auto"/>
        <w:jc w:val="left"/>
      </w:pPr>
      <w:r>
        <w:lastRenderedPageBreak/>
        <w:t>In practice, F2DMAS can adopt a cloud-edge collaborative deployment mode. The user side mainly performs low-cost data acquisition, using a smartphone to record multi-view videos around the target plant. The computing side performs image filtering, plant segmentation, camera pose estimation, 2DGS reconstruction, mesh extraction, and phenotypic measurement. This mode avoids the need for high-performance GPUs on the user side while retaining the flexibility of smartphone acquisition. For breeding researchers, the final system output is not only a single 3D visualization model, but also a phenotypic trait table suitable for statistical analysis, including basic geometric traits such as plant height, canopy width, leaf length, and leaf width.</w:t>
      </w:r>
    </w:p>
    <w:p w14:paraId="60F431C8" w14:textId="13A0EDF5" w:rsidR="000C44B5" w:rsidRPr="000C44B5" w:rsidRDefault="00205178" w:rsidP="00FF7E02">
      <w:pPr>
        <w:pStyle w:val="Els-body-text"/>
        <w:spacing w:line="480" w:lineRule="auto"/>
        <w:jc w:val="left"/>
      </w:pPr>
      <w:r>
        <w:t>This deployment mode helps transform a complex computer vision pipeline into a data acquisition tool that is easier for agricultural users to operate. In small-scale breeding trials, teaching experiments, and dynamic observations of plant growth, researchers can periodically collect videos of the same batch of potted plants and use F2DMAS to generate comparable 3D phenotypic records. Although the current study does not yet cover real field scenarios or continuous full-life-cycle monitoring, the combination of smartphone acquisition and automated processing provides a feasible pathway for low-cost 3D plant phenotypic data acquisition.</w:t>
      </w:r>
    </w:p>
    <w:p w14:paraId="47446B02" w14:textId="77777777" w:rsidR="000C44B5" w:rsidRDefault="000C44B5" w:rsidP="000C44B5">
      <w:pPr>
        <w:pStyle w:val="Els-body-text"/>
        <w:rPr>
          <w:lang w:eastAsia="zh-CN"/>
        </w:rPr>
      </w:pPr>
    </w:p>
    <w:p w14:paraId="2AA0FEFC" w14:textId="5B3C93CB" w:rsidR="000C44B5" w:rsidRDefault="00205178" w:rsidP="000C44B5">
      <w:pPr>
        <w:pStyle w:val="Els-2ndorder-head"/>
        <w:spacing w:line="480" w:lineRule="auto"/>
        <w:rPr>
          <w:lang w:eastAsia="zh-CN"/>
        </w:rPr>
      </w:pPr>
      <w:r w:rsidRPr="00205178">
        <w:rPr>
          <w:lang w:eastAsia="zh-CN"/>
        </w:rPr>
        <w:t>Limitations and Future Work</w:t>
      </w:r>
    </w:p>
    <w:p w14:paraId="18AF98F9" w14:textId="77777777" w:rsidR="00205178" w:rsidRDefault="00205178" w:rsidP="00FF7E02">
      <w:pPr>
        <w:pStyle w:val="Els-body-text"/>
        <w:spacing w:line="480" w:lineRule="auto"/>
        <w:jc w:val="left"/>
        <w:rPr>
          <w:ins w:id="282" w:author="a88101" w:date="2026-06-09T14:00:00Z" w16du:dateUtc="2026-06-09T06:00:00Z"/>
          <w:lang w:eastAsia="zh-CN"/>
        </w:rPr>
      </w:pPr>
      <w:r>
        <w:t>Although F2DMAS achieves good reconstruction quality, mesh extraction efficiency, and phenotypic measurement consistency on the dataset used in this study, several limitations remain. First, the current data mainly come from potted plants, fixed-device-assisted acquisition, and complex indoor-background acquisition, and do not yet cover real field scenarios. Field environments involve stronger natural illumination variation, wind-induced plant motion, complex soil backgrounds, and multi-plant occlusion, which may have greater effects on image segmentation, camera pose estimation, and 3D reconstruction. Therefore, the stability of the workflow still needs to be further verified in greenhouse production environments and real field conditions.</w:t>
      </w:r>
    </w:p>
    <w:p w14:paraId="27CFF83A" w14:textId="1C54B727" w:rsidR="009A4A3B" w:rsidRDefault="009A4A3B" w:rsidP="00FF7E02">
      <w:pPr>
        <w:pStyle w:val="Els-body-text"/>
        <w:spacing w:line="480" w:lineRule="auto"/>
        <w:jc w:val="left"/>
        <w:rPr>
          <w:rFonts w:hint="eastAsia"/>
          <w:lang w:eastAsia="zh-CN"/>
        </w:rPr>
      </w:pPr>
      <w:ins w:id="283" w:author="a88101" w:date="2026-06-09T14:01:00Z" w16du:dateUtc="2026-06-09T06:01:00Z">
        <w:r w:rsidRPr="009A4A3B">
          <w:rPr>
            <w:lang w:eastAsia="zh-CN"/>
          </w:rPr>
          <w:lastRenderedPageBreak/>
          <w:t>This limitation is also consistent with recent 3DGS-based plant phenotyping studies, where robustness can decrease under denser canopy structures, support-structure entanglement, changing illumination, or task-specific residual background noise</w:t>
        </w:r>
      </w:ins>
      <w:r>
        <w:rPr>
          <w:lang w:eastAsia="zh-CN"/>
        </w:rPr>
        <w:fldChar w:fldCharType="begin"/>
      </w:r>
      <w:r>
        <w:rPr>
          <w:lang w:eastAsia="zh-CN"/>
        </w:rPr>
        <w:instrText xml:space="preserve"> ADDIN ZOTERO_ITEM CSL_CITATION {"citationID":"VljqFAWg","properties":{"unsorted":false,"formattedCitation":"(Lin and Lin, 2026)","plainCitation":"(Lin and Lin, 2026)","noteIndex":0},"citationItems":[{"id":1971,"uris":["http://zotero.org/users/18031600/items/EQNEU6WX"],"itemData":{"id":1971,"type":"article-journal","abstract":"Automated quantification of plant-level development from multi-plant greenhouse scenes requires separating individual plants from shared scene-level reconstructions and quantifying organ-level development, a challenge that single-plant acquisition workflows do not directly address. This study presents an end-to-end phenotyping pipeline built on 3D Gaussian Splatting (3DGS) and a post-reconstruction extraction framework, LCR-GS, designed to isolate plant instances from full greenhouse scenes without scene-specific model retraining. LCR-GS integrates zero-shot 2D cues with multi-view lifting, geometric clustering, and chromatic refinement to convert large scene-level reconstructions (~2M Gaussians) into compact per-plant subsets (~16K Gaussians). Experiments on greenhouse-grown muskmelon at the early vegetative stage demonstrate high plant-extraction precision (0.933) and strong organ-level instance segmentation (mean AP50 = 0.924). Plant height and leaf count are validated against manual measurements (height R² = 0.98, RMSE = 1.88 cm; leaf count R² = 0.86), whereas additional morphological traits, including leaf area, leaf area index, mean internode length, and stem node count, are reported as pipeline-derived descriptors for within-cohort comparison. By decoupling semantic inference from reconstruction, the pipeline reduces scene-scale data by over 99% and provides a practical route to derive compact per-plant 3D representations from multi-plant greenhouse imagery for downstream organ-level analysis.","container-title":"Frontiers in Plant Science","DOI":"10.3389/fpls.2026.1783465","ISSN":"1664-462X","journalAbbreviation":"Front. Plant Sci.","language":"en","page":"1783465","source":"DOI.org (Crossref)","title":"From 3DGS scenes to plant traits: a scalable extraction and segmentation framework for muskmelon phenotyping","title-short":"From 3DGS scenes to plant traits","volume":"17","author":[{"family":"Lin","given":"Jing-Heng"},{"family":"Lin","given":"Ta-Te"}],"issued":{"date-parts":[["2026",4,16]]}}}],"schema":"https://github.com/citation-style-language/schema/raw/master/csl-citation.json"} </w:instrText>
      </w:r>
      <w:r>
        <w:rPr>
          <w:lang w:eastAsia="zh-CN"/>
        </w:rPr>
        <w:fldChar w:fldCharType="separate"/>
      </w:r>
      <w:r>
        <w:rPr>
          <w:noProof/>
          <w:lang w:eastAsia="zh-CN"/>
        </w:rPr>
        <w:t>(Lin and Lin, 2026)</w:t>
      </w:r>
      <w:r>
        <w:rPr>
          <w:lang w:eastAsia="zh-CN"/>
        </w:rPr>
        <w:fldChar w:fldCharType="end"/>
      </w:r>
      <w:ins w:id="284" w:author="a88101" w:date="2026-06-09T14:01:00Z" w16du:dateUtc="2026-06-09T06:01:00Z">
        <w:r w:rsidRPr="009A4A3B">
          <w:rPr>
            <w:lang w:eastAsia="zh-CN"/>
          </w:rPr>
          <w:t>.</w:t>
        </w:r>
      </w:ins>
    </w:p>
    <w:p w14:paraId="238C3F9B" w14:textId="77777777" w:rsidR="00205178" w:rsidRDefault="00205178" w:rsidP="00FF7E02">
      <w:pPr>
        <w:pStyle w:val="Els-body-text"/>
        <w:spacing w:line="480" w:lineRule="auto"/>
        <w:jc w:val="left"/>
      </w:pPr>
      <w:r>
        <w:t xml:space="preserve">Second, the current dataset does not cover the complete growth period of </w:t>
      </w:r>
      <w:proofErr w:type="gramStart"/>
      <w:r>
        <w:t>plants, and</w:t>
      </w:r>
      <w:proofErr w:type="gramEnd"/>
      <w:r>
        <w:t xml:space="preserve"> mainly verifies 3D reconstruction and basic phenotypic measurement under single-acquisition conditions. For plant growth analysis, stress response monitoring, and breeding selection, the consistency of 3D phenotypes across time series is also important. Future studies can perform continuous acquisition at different growth stages of the same plants to evaluate the repeatability and sensitivity of F2DMAS in temporal phenotypic analysis.</w:t>
      </w:r>
    </w:p>
    <w:p w14:paraId="5670EB28" w14:textId="77777777" w:rsidR="00205178" w:rsidRDefault="00205178" w:rsidP="00FF7E02">
      <w:pPr>
        <w:pStyle w:val="Els-body-text"/>
        <w:spacing w:line="480" w:lineRule="auto"/>
        <w:jc w:val="left"/>
        <w:rPr>
          <w:ins w:id="285" w:author="a88101" w:date="2026-06-09T12:04:00Z" w16du:dateUtc="2026-06-09T04:04:00Z"/>
          <w:lang w:eastAsia="zh-CN"/>
        </w:rPr>
      </w:pPr>
      <w:r>
        <w:t>Third, the current phenotypic traits mainly focus on basic geometric traits such as plant height, canopy width, leaf length, and leaf width. These traits have clear manual measurement references and are suitable for validating the basic measurement capability of the workflow, but they are not sufficient to cover all needs in plant phenotyping research. In the future, scale-aware meshes can be further used to extract 3D phenotypic traits such as leaf area, canopy volume, leaf inclination angle, plant compactness, and stem morphology, and to explore their relationships with biomass, growth status, and cultivar differences.</w:t>
      </w:r>
    </w:p>
    <w:p w14:paraId="185E2ADA" w14:textId="333114BF" w:rsidR="00AA6D91" w:rsidRDefault="00AA6D91" w:rsidP="00FF7E02">
      <w:pPr>
        <w:pStyle w:val="Els-body-text"/>
        <w:spacing w:line="480" w:lineRule="auto"/>
        <w:jc w:val="left"/>
        <w:rPr>
          <w:rFonts w:hint="eastAsia"/>
          <w:lang w:eastAsia="zh-CN"/>
        </w:rPr>
      </w:pPr>
      <w:ins w:id="286" w:author="a88101" w:date="2026-06-09T12:04:00Z" w16du:dateUtc="2026-06-09T04:04:00Z">
        <w:r w:rsidRPr="00AA6D91">
          <w:rPr>
            <w:lang w:eastAsia="zh-CN"/>
          </w:rPr>
          <w:t>Fourth, leaf-width measurement remains more challenging than plant height, canopy width, and leaf length because it is highly sensitive to local boundary geometry. To examine whether this limitation was mainly introduced by mesh extraction, we additionally compared TSDF-mesh-based leaf-width measurement with Gaussian-point-cloud-based measurement on a representative thin-leaf sample. The Gaussian point-cloud representation reduced the measurement error compared with the mesh-based result, suggesting that TSDF fusion and mesh extraction can contribute to boundary smoothing or slight dilation near thin leaf margins. However, residual error remained after using the Gaussian point-cloud representation. This observation indicates that the relatively higher error in leaf-width measurement is not caused by meshing alone, but also reflects upstream uncertainty, including small segmentation boundary shifts, 2DGS depth instability under oblique views, sparse boundary points, and local ambiguity around thin leaf edges. Therefore, future work should further investigate plant-aware Gaussian optimization, topology-aware pruning, and edge-aware meshing to improve fine-grained leaf phenotypic measurement.</w:t>
        </w:r>
      </w:ins>
    </w:p>
    <w:p w14:paraId="44FA532B" w14:textId="79538D73" w:rsidR="00205178" w:rsidRDefault="00AA6D91" w:rsidP="00FF7E02">
      <w:pPr>
        <w:pStyle w:val="Els-body-text"/>
        <w:spacing w:line="480" w:lineRule="auto"/>
        <w:jc w:val="left"/>
      </w:pPr>
      <w:ins w:id="287" w:author="a88101" w:date="2026-06-09T12:04:00Z" w16du:dateUtc="2026-06-09T04:04:00Z">
        <w:r w:rsidRPr="00AA6D91">
          <w:lastRenderedPageBreak/>
          <w:t>Fifth</w:t>
        </w:r>
      </w:ins>
      <w:del w:id="288" w:author="a88101" w:date="2026-06-09T12:04:00Z" w16du:dateUtc="2026-06-09T04:04:00Z">
        <w:r w:rsidR="00205178" w:rsidDel="00AA6D91">
          <w:delText>Fourth</w:delText>
        </w:r>
      </w:del>
      <w:r w:rsidR="00205178">
        <w:t xml:space="preserve">, FSAM3 still relies on text prompts and the generalization capability of visual foundation models. When the background is highly complex, the plant and background have very similar colors, or the plant is severely occluded, a single prompt may be insufficient to obtain stable masks. Future work can further investigate prompt </w:t>
      </w:r>
      <w:proofErr w:type="spellStart"/>
      <w:r w:rsidR="00205178">
        <w:t>ensembling</w:t>
      </w:r>
      <w:proofErr w:type="spellEnd"/>
      <w:r w:rsidR="00205178">
        <w:t>, lightweight domain adaptation, and few-shot fine-tuning strategies to improve the stability of plant instance segmentation across more agricultural scenarios.</w:t>
      </w:r>
    </w:p>
    <w:p w14:paraId="567A3602" w14:textId="52557934" w:rsidR="000C44B5" w:rsidRPr="000C44B5" w:rsidRDefault="00205178" w:rsidP="00FF7E02">
      <w:pPr>
        <w:pStyle w:val="Els-body-text"/>
        <w:spacing w:line="480" w:lineRule="auto"/>
        <w:jc w:val="left"/>
        <w:rPr>
          <w:rFonts w:hint="eastAsia"/>
          <w:lang w:eastAsia="zh-CN"/>
        </w:rPr>
      </w:pPr>
      <w:r>
        <w:t>Finally, F2DMAS still requires relatively high computational resources, and the inference of visual foundation models and 2DGS optimization are more suitable for cloud servers or workstations. Therefore, future work can optimize the overall efficiency through model lightweighting, parallel task scheduling, and batch processing system design, making the workflow more suitable for medium- and large-scale plant phenotypic data production. Meanwhile, to address boundary expansion, positive bias, and relatively high MAPE in leaf width measurement, future research further explores plant-aware Gaussian optimization, topology-aware pruning, and edge-aware meshing to improve the accuracy of fine-grained leaf phenotypic measurement.</w:t>
      </w:r>
    </w:p>
    <w:p w14:paraId="64DDC9A1" w14:textId="4D76D1DB" w:rsidR="003F51A5" w:rsidRDefault="00753F53" w:rsidP="003F51A5">
      <w:pPr>
        <w:pStyle w:val="Els-1storder-head"/>
        <w:spacing w:line="480" w:lineRule="auto"/>
        <w:rPr>
          <w:lang w:eastAsia="zh-CN"/>
        </w:rPr>
      </w:pPr>
      <w:r w:rsidRPr="00753F53">
        <w:t>Conclusion</w:t>
      </w:r>
    </w:p>
    <w:p w14:paraId="300205FD" w14:textId="77777777" w:rsidR="003F51A5" w:rsidRDefault="003F51A5" w:rsidP="00FF7E02">
      <w:pPr>
        <w:pStyle w:val="Els-body-text"/>
        <w:spacing w:line="480" w:lineRule="auto"/>
        <w:jc w:val="left"/>
      </w:pPr>
      <w:r>
        <w:t xml:space="preserve">This study proposes F2DMAS, a smartphone-based 3D plant phenotyping workflow for unstructured acquisition environments. The workflow takes multi-view RGB videos captured by consumer-grade smartphones as input and sequentially performs frame quality filtering, plant instance segmentation, </w:t>
      </w:r>
      <w:proofErr w:type="spellStart"/>
      <w:r>
        <w:t>SfM</w:t>
      </w:r>
      <w:proofErr w:type="spellEnd"/>
      <w:r>
        <w:t xml:space="preserve"> camera pose estimation, 2D Gaussian Splatting-based 3D reconstruction, spatial artifact removal, TSDF mesh extraction, scale recovery, and phenotypic trait measurement. It enables automated processing from smartphone video acquisition to the output of scale-aware 3D models and phenotypic data. Compared with traditional pipelines that rely on dedicated 3D sensors or extensive manual post-processing, F2DMAS emphasizes low-cost acquisition, automated processing, and </w:t>
      </w:r>
      <w:proofErr w:type="spellStart"/>
      <w:r>
        <w:t>deployability</w:t>
      </w:r>
      <w:proofErr w:type="spellEnd"/>
      <w:r>
        <w:t xml:space="preserve"> for phenotypic measurement.</w:t>
      </w:r>
    </w:p>
    <w:p w14:paraId="58AC8444" w14:textId="77777777" w:rsidR="003F51A5" w:rsidRDefault="003F51A5" w:rsidP="00FF7E02">
      <w:pPr>
        <w:pStyle w:val="Els-body-text"/>
        <w:spacing w:line="480" w:lineRule="auto"/>
        <w:jc w:val="left"/>
      </w:pPr>
      <w:r>
        <w:t xml:space="preserve">The experimental results show that F2DMAS provides stable plant instance segmentation and 3D reconstruction results for plant images captured in complex backgrounds. The front-end FSAM3 segmentation module achieves an F1-score of 98.3% and an </w:t>
      </w:r>
      <w:proofErr w:type="spellStart"/>
      <w:r>
        <w:t>mIoU</w:t>
      </w:r>
      <w:proofErr w:type="spellEnd"/>
      <w:r>
        <w:t xml:space="preserve"> of 97.9%, with a markedly lower HD95 than SEEM, </w:t>
      </w:r>
      <w:r>
        <w:lastRenderedPageBreak/>
        <w:t>indicating that it extracts the plant instance region more completely. In terms of reconstruction quality and processing efficiency, compared with standard 2DGS, F2DMAS improves PSNR and SSIM by 5.10% and 1.43%, respectively, and reduces LPIPS by 25.05%. Meanwhile, it reduces training time and mesh extraction time by 60.94% and 65.17%, respectively. Compared with 3DGS, F2DMAS reduces mesh extraction time by 91.4%, showing higher processing efficiency for explicit mesh generation and batch phenotyping scenarios.</w:t>
      </w:r>
    </w:p>
    <w:p w14:paraId="6D5AF7DF" w14:textId="6BCD8A37" w:rsidR="003F51A5" w:rsidRDefault="003F51A5" w:rsidP="00FF7E02">
      <w:pPr>
        <w:pStyle w:val="Els-body-text"/>
        <w:spacing w:line="480" w:lineRule="auto"/>
        <w:jc w:val="left"/>
      </w:pPr>
      <w:r>
        <w:t>For phenotypic measurement, F2DMAS extracts basic traits such as plant height, canopy width, leaf length, and leaf width from scale-recovered 3D meshes. Plant height, canopy width, and leaf length achieve high agreement with manual measurements, with R² values of 0.</w:t>
      </w:r>
      <w:del w:id="289" w:author="a88101" w:date="2026-06-09T12:33:00Z" w16du:dateUtc="2026-06-09T04:33:00Z">
        <w:r w:rsidDel="001A257D">
          <w:delText>9878</w:delText>
        </w:r>
      </w:del>
      <w:ins w:id="290" w:author="a88101" w:date="2026-06-09T12:33:00Z" w16du:dateUtc="2026-06-09T04:33:00Z">
        <w:r w:rsidR="001A257D">
          <w:t>9</w:t>
        </w:r>
        <w:r w:rsidR="001A257D">
          <w:rPr>
            <w:rFonts w:hint="eastAsia"/>
            <w:lang w:eastAsia="zh-CN"/>
          </w:rPr>
          <w:t>9</w:t>
        </w:r>
      </w:ins>
      <w:r>
        <w:t>, 0.</w:t>
      </w:r>
      <w:del w:id="291" w:author="a88101" w:date="2026-06-09T12:33:00Z" w16du:dateUtc="2026-06-09T04:33:00Z">
        <w:r w:rsidDel="001A257D">
          <w:delText>9879</w:delText>
        </w:r>
      </w:del>
      <w:ins w:id="292" w:author="a88101" w:date="2026-06-09T12:33:00Z" w16du:dateUtc="2026-06-09T04:33:00Z">
        <w:r w:rsidR="001A257D">
          <w:t>9</w:t>
        </w:r>
        <w:r w:rsidR="001A257D">
          <w:rPr>
            <w:rFonts w:hint="eastAsia"/>
            <w:lang w:eastAsia="zh-CN"/>
          </w:rPr>
          <w:t>9</w:t>
        </w:r>
      </w:ins>
      <w:r>
        <w:t>, and 0.97</w:t>
      </w:r>
      <w:del w:id="293" w:author="a88101" w:date="2026-06-09T12:33:00Z" w16du:dateUtc="2026-06-09T04:33:00Z">
        <w:r w:rsidDel="001A257D">
          <w:delText>38</w:delText>
        </w:r>
      </w:del>
      <w:r>
        <w:t>, respectively. Leaf width shows a lower R² of 0.</w:t>
      </w:r>
      <w:del w:id="294" w:author="a88101" w:date="2026-06-09T12:33:00Z" w16du:dateUtc="2026-06-09T04:33:00Z">
        <w:r w:rsidDel="001A257D">
          <w:delText xml:space="preserve">8999 </w:delText>
        </w:r>
      </w:del>
      <w:ins w:id="295" w:author="a88101" w:date="2026-06-09T12:33:00Z" w16du:dateUtc="2026-06-09T04:33:00Z">
        <w:r w:rsidR="001A257D">
          <w:rPr>
            <w:rFonts w:hint="eastAsia"/>
            <w:lang w:eastAsia="zh-CN"/>
          </w:rPr>
          <w:t>90</w:t>
        </w:r>
        <w:r w:rsidR="001A257D">
          <w:t xml:space="preserve"> </w:t>
        </w:r>
      </w:ins>
      <w:r>
        <w:t>and the highest MAPE of 9.73%, indicating that fine-grained leaf-width measurement remains more sensitive to local boundary reconstruction and meshing errors. Overall, the workflow reliably supports basic 3D plant phenotypic analysis, especially for canopy-scale traits, while thin-leaf boundary correction remains an important direction for further improvement.</w:t>
      </w:r>
    </w:p>
    <w:p w14:paraId="19EFEF43" w14:textId="55E417AD" w:rsidR="003F51A5" w:rsidRPr="003F51A5" w:rsidRDefault="003F51A5" w:rsidP="00FF7E02">
      <w:pPr>
        <w:pStyle w:val="Els-body-text"/>
        <w:spacing w:line="480" w:lineRule="auto"/>
        <w:jc w:val="left"/>
      </w:pPr>
      <w:r>
        <w:t xml:space="preserve">Overall, F2DMAS provides a low-cost and automated solution for 3D plant phenotyping in greenhouse seedling cultivation, potted-plant experiments, controlled-environment phenotyping studies, and teaching and research scenarios. Future work further extends the workflow to real field scenarios and full-growth-period </w:t>
      </w:r>
      <w:proofErr w:type="gramStart"/>
      <w:r>
        <w:t>validation, and</w:t>
      </w:r>
      <w:proofErr w:type="gramEnd"/>
      <w:r>
        <w:t xml:space="preserve"> improves fine-grained leaf geometry reconstruction and phenotypic measurement accuracy through plant-aware Gaussian optimization, topology-aware pruning, and edge-aware meshing.</w:t>
      </w:r>
    </w:p>
    <w:p w14:paraId="7CE02A75" w14:textId="34730349" w:rsidR="00B16AEF" w:rsidRDefault="00D15666" w:rsidP="00D15666">
      <w:pPr>
        <w:pStyle w:val="Els-1storder-head"/>
        <w:spacing w:line="480" w:lineRule="auto"/>
        <w:rPr>
          <w:lang w:eastAsia="zh-CN"/>
        </w:rPr>
      </w:pPr>
      <w:r w:rsidRPr="00D15666">
        <w:t>Declarations</w:t>
      </w:r>
    </w:p>
    <w:p w14:paraId="6287BA45" w14:textId="23BE673E" w:rsidR="00A83F95" w:rsidRPr="00D15666" w:rsidRDefault="00D15666" w:rsidP="00670817">
      <w:pPr>
        <w:pStyle w:val="Els-body-text"/>
        <w:widowControl w:val="0"/>
        <w:spacing w:line="480" w:lineRule="auto"/>
        <w:rPr>
          <w:b/>
          <w:bCs/>
          <w:lang w:eastAsia="zh-CN"/>
        </w:rPr>
      </w:pPr>
      <w:r w:rsidRPr="00D15666">
        <w:rPr>
          <w:b/>
          <w:bCs/>
          <w:lang w:val="en-GB" w:eastAsia="zh-CN"/>
        </w:rPr>
        <w:t>Ethics approval and consent to participate</w:t>
      </w:r>
    </w:p>
    <w:p w14:paraId="076604CD" w14:textId="5DDA11E5" w:rsidR="00D15666" w:rsidRDefault="00D15666" w:rsidP="00670817">
      <w:pPr>
        <w:pStyle w:val="Els-body-text"/>
        <w:widowControl w:val="0"/>
        <w:spacing w:line="480" w:lineRule="auto"/>
        <w:rPr>
          <w:lang w:eastAsia="zh-CN"/>
        </w:rPr>
      </w:pPr>
      <w:r w:rsidRPr="00D15666">
        <w:rPr>
          <w:lang w:val="en-GB" w:eastAsia="zh-CN"/>
        </w:rPr>
        <w:t>Not applicable.</w:t>
      </w:r>
    </w:p>
    <w:p w14:paraId="52B48AFF" w14:textId="51AC7F94" w:rsidR="00D15666" w:rsidRPr="00D15666" w:rsidRDefault="00D15666" w:rsidP="00670817">
      <w:pPr>
        <w:pStyle w:val="Els-body-text"/>
        <w:widowControl w:val="0"/>
        <w:spacing w:line="480" w:lineRule="auto"/>
        <w:rPr>
          <w:b/>
          <w:bCs/>
          <w:lang w:eastAsia="zh-CN"/>
        </w:rPr>
      </w:pPr>
      <w:r w:rsidRPr="00D15666">
        <w:rPr>
          <w:b/>
          <w:bCs/>
          <w:lang w:val="en-GB" w:eastAsia="zh-CN"/>
        </w:rPr>
        <w:t>Consent for publication</w:t>
      </w:r>
    </w:p>
    <w:p w14:paraId="7E84442A" w14:textId="45A80A7B" w:rsidR="00D15666" w:rsidRDefault="00D15666" w:rsidP="00670817">
      <w:pPr>
        <w:pStyle w:val="Els-body-text"/>
        <w:widowControl w:val="0"/>
        <w:spacing w:line="480" w:lineRule="auto"/>
        <w:rPr>
          <w:lang w:eastAsia="zh-CN"/>
        </w:rPr>
      </w:pPr>
      <w:r w:rsidRPr="00D15666">
        <w:rPr>
          <w:lang w:val="en-GB" w:eastAsia="zh-CN"/>
        </w:rPr>
        <w:t>Not applicable.</w:t>
      </w:r>
    </w:p>
    <w:p w14:paraId="2F3B4D18" w14:textId="43A6AFE8" w:rsidR="00D15666" w:rsidRPr="000B4943" w:rsidRDefault="000B4943" w:rsidP="00670817">
      <w:pPr>
        <w:pStyle w:val="Els-body-text"/>
        <w:widowControl w:val="0"/>
        <w:spacing w:line="480" w:lineRule="auto"/>
        <w:rPr>
          <w:b/>
          <w:bCs/>
          <w:lang w:val="en-GB" w:eastAsia="zh-CN"/>
        </w:rPr>
      </w:pPr>
      <w:r w:rsidRPr="000B4943">
        <w:rPr>
          <w:b/>
          <w:bCs/>
          <w:lang w:val="en-GB" w:eastAsia="zh-CN"/>
        </w:rPr>
        <w:t>Data Availability</w:t>
      </w:r>
    </w:p>
    <w:p w14:paraId="06C4C4BD" w14:textId="53BB233A" w:rsidR="001E5E87" w:rsidRDefault="001E5E87" w:rsidP="00670817">
      <w:pPr>
        <w:pStyle w:val="Els-body-text"/>
        <w:widowControl w:val="0"/>
        <w:spacing w:line="480" w:lineRule="auto"/>
        <w:rPr>
          <w:lang w:eastAsia="zh-CN"/>
        </w:rPr>
      </w:pPr>
      <w:r w:rsidRPr="001E5E87">
        <w:rPr>
          <w:lang w:eastAsia="zh-CN"/>
        </w:rPr>
        <w:t>The data that support this study are available upon reasonable request from the corresponding author. Code is available at</w:t>
      </w:r>
      <w:r w:rsidR="00C71423">
        <w:rPr>
          <w:rFonts w:hint="eastAsia"/>
          <w:lang w:eastAsia="zh-CN"/>
        </w:rPr>
        <w:t xml:space="preserve"> </w:t>
      </w:r>
      <w:hyperlink r:id="rId17" w:history="1">
        <w:r w:rsidR="00872E63" w:rsidRPr="00872E63">
          <w:rPr>
            <w:rStyle w:val="aa"/>
            <w:sz w:val="20"/>
            <w:lang w:val="en-GB"/>
          </w:rPr>
          <w:t>https://github.com/LiuLiShenShe/F2DMAS.git</w:t>
        </w:r>
      </w:hyperlink>
      <w:r w:rsidR="00C71423">
        <w:rPr>
          <w:lang w:eastAsia="zh-CN"/>
        </w:rPr>
        <w:t>.</w:t>
      </w:r>
    </w:p>
    <w:p w14:paraId="00DFFAAC" w14:textId="2408F5A7" w:rsidR="00D15666" w:rsidRPr="00D15666" w:rsidRDefault="00D15666" w:rsidP="00670817">
      <w:pPr>
        <w:pStyle w:val="Els-body-text"/>
        <w:widowControl w:val="0"/>
        <w:spacing w:line="480" w:lineRule="auto"/>
        <w:rPr>
          <w:b/>
          <w:bCs/>
          <w:lang w:eastAsia="zh-CN"/>
        </w:rPr>
      </w:pPr>
      <w:r w:rsidRPr="00D15666">
        <w:rPr>
          <w:b/>
          <w:bCs/>
          <w:lang w:val="en-GB" w:eastAsia="zh-CN"/>
        </w:rPr>
        <w:lastRenderedPageBreak/>
        <w:t>Competing interests</w:t>
      </w:r>
    </w:p>
    <w:p w14:paraId="08D52887" w14:textId="37D477D7" w:rsidR="00D15666" w:rsidRDefault="00D15666" w:rsidP="00670817">
      <w:pPr>
        <w:pStyle w:val="Els-body-text"/>
        <w:widowControl w:val="0"/>
        <w:spacing w:line="480" w:lineRule="auto"/>
        <w:rPr>
          <w:lang w:eastAsia="zh-CN"/>
        </w:rPr>
      </w:pPr>
      <w:r w:rsidRPr="00D15666">
        <w:rPr>
          <w:lang w:val="en-GB" w:eastAsia="zh-CN"/>
        </w:rPr>
        <w:t>The authors declare no competing interests</w:t>
      </w:r>
      <w:r>
        <w:rPr>
          <w:rFonts w:hint="eastAsia"/>
          <w:lang w:val="en-GB" w:eastAsia="zh-CN"/>
        </w:rPr>
        <w:t>.</w:t>
      </w:r>
    </w:p>
    <w:p w14:paraId="3C876786" w14:textId="292B49A4" w:rsidR="00D15666" w:rsidRPr="00D15666" w:rsidRDefault="00D15666" w:rsidP="00670817">
      <w:pPr>
        <w:pStyle w:val="Els-body-text"/>
        <w:widowControl w:val="0"/>
        <w:spacing w:line="480" w:lineRule="auto"/>
        <w:rPr>
          <w:b/>
          <w:bCs/>
          <w:lang w:eastAsia="zh-CN"/>
        </w:rPr>
      </w:pPr>
      <w:r w:rsidRPr="00D15666">
        <w:rPr>
          <w:b/>
          <w:bCs/>
          <w:lang w:val="en-GB" w:eastAsia="zh-CN"/>
        </w:rPr>
        <w:t>Funding</w:t>
      </w:r>
    </w:p>
    <w:p w14:paraId="5E5145F6" w14:textId="7847C44E" w:rsidR="00D15666" w:rsidRDefault="00D15666" w:rsidP="00670817">
      <w:pPr>
        <w:pStyle w:val="Els-body-text"/>
        <w:widowControl w:val="0"/>
        <w:spacing w:line="480" w:lineRule="auto"/>
        <w:rPr>
          <w:lang w:eastAsia="zh-CN"/>
        </w:rPr>
      </w:pPr>
      <w:r w:rsidRPr="00D15666">
        <w:rPr>
          <w:lang w:eastAsia="zh-CN"/>
        </w:rPr>
        <w:t>This research was supported by the Basic Research Funds of Chinese Academy of Agricultural Sciences (Y2026JC11), Chinese Academy of Agricultural Sciences Innovation Project (No. CAAS-ASTIP-2026-</w:t>
      </w:r>
      <w:proofErr w:type="gramStart"/>
      <w:r w:rsidRPr="00D15666">
        <w:rPr>
          <w:lang w:eastAsia="zh-CN"/>
        </w:rPr>
        <w:t>AII)&amp;</w:t>
      </w:r>
      <w:proofErr w:type="gramEnd"/>
      <w:r w:rsidRPr="00D15666">
        <w:rPr>
          <w:lang w:eastAsia="zh-CN"/>
        </w:rPr>
        <w:t>the National Key R&amp;D Program of China (2022ZD0119500).</w:t>
      </w:r>
    </w:p>
    <w:p w14:paraId="452D2DEF" w14:textId="4696FD17" w:rsidR="00D15666" w:rsidRPr="00D15666" w:rsidRDefault="00D15666" w:rsidP="00670817">
      <w:pPr>
        <w:pStyle w:val="Els-body-text"/>
        <w:widowControl w:val="0"/>
        <w:spacing w:line="480" w:lineRule="auto"/>
        <w:rPr>
          <w:b/>
          <w:bCs/>
          <w:lang w:eastAsia="zh-CN"/>
        </w:rPr>
      </w:pPr>
      <w:r w:rsidRPr="00D15666">
        <w:rPr>
          <w:b/>
          <w:bCs/>
          <w:lang w:val="en-GB" w:eastAsia="zh-CN"/>
        </w:rPr>
        <w:t>Authors' contributions</w:t>
      </w:r>
    </w:p>
    <w:p w14:paraId="564D0E88" w14:textId="5F87D3E5" w:rsidR="00D15666" w:rsidRDefault="00D15666" w:rsidP="00D15666">
      <w:pPr>
        <w:pStyle w:val="Els-body-text"/>
        <w:widowControl w:val="0"/>
        <w:spacing w:line="480" w:lineRule="auto"/>
        <w:rPr>
          <w:lang w:eastAsia="zh-CN"/>
        </w:rPr>
      </w:pPr>
      <w:r w:rsidRPr="00D15666">
        <w:rPr>
          <w:lang w:eastAsia="zh-CN"/>
        </w:rPr>
        <w:t xml:space="preserve">Jian Fang, </w:t>
      </w:r>
      <w:proofErr w:type="spellStart"/>
      <w:r w:rsidRPr="00D15666">
        <w:rPr>
          <w:lang w:eastAsia="zh-CN"/>
        </w:rPr>
        <w:t>Jingchao</w:t>
      </w:r>
      <w:proofErr w:type="spellEnd"/>
      <w:r w:rsidRPr="00D15666">
        <w:rPr>
          <w:lang w:eastAsia="zh-CN"/>
        </w:rPr>
        <w:t xml:space="preserve"> Fan, and Xiaoli Wang conceived the calibration pipeline, experimental design, algorithm development, and data analysis </w:t>
      </w:r>
      <w:proofErr w:type="spellStart"/>
      <w:r w:rsidRPr="00D15666">
        <w:rPr>
          <w:lang w:eastAsia="zh-CN"/>
        </w:rPr>
        <w:t>strategy.Jian</w:t>
      </w:r>
      <w:proofErr w:type="spellEnd"/>
      <w:r w:rsidRPr="00D15666">
        <w:rPr>
          <w:lang w:eastAsia="zh-CN"/>
        </w:rPr>
        <w:t xml:space="preserve"> Fang and </w:t>
      </w:r>
      <w:proofErr w:type="spellStart"/>
      <w:r w:rsidRPr="00D15666">
        <w:rPr>
          <w:lang w:eastAsia="zh-CN"/>
        </w:rPr>
        <w:t>Nengfu</w:t>
      </w:r>
      <w:proofErr w:type="spellEnd"/>
      <w:r w:rsidRPr="00D15666">
        <w:rPr>
          <w:lang w:eastAsia="zh-CN"/>
        </w:rPr>
        <w:t xml:space="preserve"> Xie wrote the original draft of the </w:t>
      </w:r>
      <w:proofErr w:type="spellStart"/>
      <w:r w:rsidRPr="00D15666">
        <w:rPr>
          <w:lang w:eastAsia="zh-CN"/>
        </w:rPr>
        <w:t>manuscript.Jian</w:t>
      </w:r>
      <w:proofErr w:type="spellEnd"/>
      <w:r w:rsidRPr="00D15666">
        <w:rPr>
          <w:lang w:eastAsia="zh-CN"/>
        </w:rPr>
        <w:t xml:space="preserve"> Fang, Yane Duan, and Hailong Liu performed data collection and algorithm </w:t>
      </w:r>
      <w:proofErr w:type="spellStart"/>
      <w:r w:rsidRPr="00D15666">
        <w:rPr>
          <w:lang w:eastAsia="zh-CN"/>
        </w:rPr>
        <w:t>implementation.Huoguo</w:t>
      </w:r>
      <w:proofErr w:type="spellEnd"/>
      <w:r w:rsidRPr="00D15666">
        <w:rPr>
          <w:lang w:eastAsia="zh-CN"/>
        </w:rPr>
        <w:t xml:space="preserve"> Zheng, Hao Wu, </w:t>
      </w:r>
      <w:proofErr w:type="spellStart"/>
      <w:r w:rsidRPr="00D15666">
        <w:rPr>
          <w:lang w:eastAsia="zh-CN"/>
        </w:rPr>
        <w:t>Zhibo</w:t>
      </w:r>
      <w:proofErr w:type="spellEnd"/>
      <w:r w:rsidRPr="00D15666">
        <w:rPr>
          <w:lang w:eastAsia="zh-CN"/>
        </w:rPr>
        <w:t xml:space="preserve"> Meng, Xin Wang, and Rui Man contributed to the data </w:t>
      </w:r>
      <w:proofErr w:type="spellStart"/>
      <w:r w:rsidRPr="00D15666">
        <w:rPr>
          <w:lang w:eastAsia="zh-CN"/>
        </w:rPr>
        <w:t>analysis.All</w:t>
      </w:r>
      <w:proofErr w:type="spellEnd"/>
      <w:r w:rsidRPr="00D15666">
        <w:rPr>
          <w:lang w:eastAsia="zh-CN"/>
        </w:rPr>
        <w:t xml:space="preserve"> authors reviewed and edited the manuscript.</w:t>
      </w:r>
      <w:proofErr w:type="spellStart"/>
      <w:r w:rsidRPr="00D15666">
        <w:rPr>
          <w:lang w:val="en-GB" w:eastAsia="zh-CN"/>
        </w:rPr>
        <w:t>Nengfu</w:t>
      </w:r>
      <w:proofErr w:type="spellEnd"/>
      <w:r w:rsidRPr="00D15666">
        <w:rPr>
          <w:lang w:val="en-GB" w:eastAsia="zh-CN"/>
        </w:rPr>
        <w:t xml:space="preserve"> Xie and Yane Duan conceived the overall project and acquired the research funding.</w:t>
      </w:r>
    </w:p>
    <w:p w14:paraId="3F21EA2E" w14:textId="3CE66E7C" w:rsidR="00A83F95" w:rsidRPr="00A83F95" w:rsidRDefault="00A83F95" w:rsidP="00670817">
      <w:pPr>
        <w:pStyle w:val="Els-body-text"/>
        <w:widowControl w:val="0"/>
        <w:spacing w:line="480" w:lineRule="auto"/>
        <w:rPr>
          <w:b/>
          <w:bCs/>
          <w:lang w:eastAsia="zh-CN"/>
        </w:rPr>
      </w:pPr>
      <w:r w:rsidRPr="00A83F95">
        <w:rPr>
          <w:b/>
          <w:bCs/>
          <w:lang w:eastAsia="zh-CN"/>
        </w:rPr>
        <w:t>Acknowledgements</w:t>
      </w:r>
    </w:p>
    <w:p w14:paraId="6FA9359D" w14:textId="28B226A3" w:rsidR="00D15666" w:rsidRDefault="00482B94" w:rsidP="00D15666">
      <w:pPr>
        <w:pStyle w:val="Els-body-text"/>
        <w:widowControl w:val="0"/>
        <w:spacing w:line="480" w:lineRule="auto"/>
        <w:rPr>
          <w:lang w:eastAsia="zh-CN"/>
        </w:rPr>
      </w:pPr>
      <w:bookmarkStart w:id="296" w:name="OLE_LINK6"/>
      <w:r w:rsidRPr="00482B94">
        <w:rPr>
          <w:lang w:eastAsia="zh-CN"/>
        </w:rPr>
        <w:t>This research was supported by the Basic Research Funds of Chinese Academy of Agricultural Sciences (Y2026JC11), Chinese Academy of Agricultural Sciences Innovation Project (No. CAAS-ASTIP-2026-</w:t>
      </w:r>
      <w:proofErr w:type="gramStart"/>
      <w:r w:rsidRPr="00482B94">
        <w:rPr>
          <w:lang w:eastAsia="zh-CN"/>
        </w:rPr>
        <w:t>AII)&amp;</w:t>
      </w:r>
      <w:proofErr w:type="gramEnd"/>
      <w:r w:rsidRPr="00482B94">
        <w:rPr>
          <w:lang w:eastAsia="zh-CN"/>
        </w:rPr>
        <w:t>the National Key R&amp;D Program of China (2022ZD0119500)</w:t>
      </w:r>
      <w:r w:rsidR="00A474C2">
        <w:rPr>
          <w:rFonts w:hint="eastAsia"/>
          <w:lang w:eastAsia="zh-CN"/>
        </w:rPr>
        <w:t>.</w:t>
      </w:r>
      <w:bookmarkEnd w:id="296"/>
    </w:p>
    <w:p w14:paraId="571B1BCB" w14:textId="5F27C52C" w:rsidR="00A83F95" w:rsidRDefault="00A83F95" w:rsidP="00670817">
      <w:pPr>
        <w:pStyle w:val="Els-body-text"/>
        <w:widowControl w:val="0"/>
        <w:spacing w:line="480" w:lineRule="auto"/>
        <w:rPr>
          <w:b/>
          <w:bCs/>
          <w:lang w:eastAsia="zh-CN"/>
        </w:rPr>
      </w:pPr>
      <w:r w:rsidRPr="00A83F95">
        <w:rPr>
          <w:b/>
          <w:bCs/>
          <w:lang w:eastAsia="zh-CN"/>
        </w:rPr>
        <w:t>References</w:t>
      </w:r>
    </w:p>
    <w:p w14:paraId="387EFCF4" w14:textId="77777777" w:rsidR="009A4A3B" w:rsidRPr="009A4A3B" w:rsidRDefault="002F6E80" w:rsidP="009A4A3B">
      <w:pPr>
        <w:pStyle w:val="afa"/>
        <w:rPr>
          <w:lang w:val="en-US"/>
        </w:rPr>
      </w:pPr>
      <w:r>
        <w:rPr>
          <w:b/>
          <w:bCs/>
          <w:lang w:eastAsia="zh-CN"/>
        </w:rPr>
        <w:fldChar w:fldCharType="begin"/>
      </w:r>
      <w:r w:rsidR="009A4A3B">
        <w:rPr>
          <w:b/>
          <w:bCs/>
          <w:lang w:eastAsia="zh-CN"/>
        </w:rPr>
        <w:instrText xml:space="preserve"> ADDIN ZOTERO_BIBL {"uncited":[],"omitted":[],"custom":[]} CSL_BIBLIOGRAPHY </w:instrText>
      </w:r>
      <w:r>
        <w:rPr>
          <w:b/>
          <w:bCs/>
          <w:lang w:eastAsia="zh-CN"/>
        </w:rPr>
        <w:fldChar w:fldCharType="separate"/>
      </w:r>
      <w:r w:rsidR="009A4A3B" w:rsidRPr="009A4A3B">
        <w:rPr>
          <w:lang w:val="en-US"/>
        </w:rPr>
        <w:t xml:space="preserve">Carion, N., Gustafson, L., Hu, Y.-T., Debnath, S., Hu, R., Suris, D., </w:t>
      </w:r>
      <w:proofErr w:type="spellStart"/>
      <w:r w:rsidR="009A4A3B" w:rsidRPr="009A4A3B">
        <w:rPr>
          <w:lang w:val="en-US"/>
        </w:rPr>
        <w:t>Ryali</w:t>
      </w:r>
      <w:proofErr w:type="spellEnd"/>
      <w:r w:rsidR="009A4A3B" w:rsidRPr="009A4A3B">
        <w:rPr>
          <w:lang w:val="en-US"/>
        </w:rPr>
        <w:t xml:space="preserve">, C., </w:t>
      </w:r>
      <w:proofErr w:type="spellStart"/>
      <w:r w:rsidR="009A4A3B" w:rsidRPr="009A4A3B">
        <w:rPr>
          <w:lang w:val="en-US"/>
        </w:rPr>
        <w:t>Alwala</w:t>
      </w:r>
      <w:proofErr w:type="spellEnd"/>
      <w:r w:rsidR="009A4A3B" w:rsidRPr="009A4A3B">
        <w:rPr>
          <w:lang w:val="en-US"/>
        </w:rPr>
        <w:t xml:space="preserve">, K.V., Khedr, H., Huang, A., Lei, J., Ma, T., Guo, B., Kalla, A., Marks, M., Greer, J., Wang, M., Sun, P., Rädle, R., </w:t>
      </w:r>
      <w:proofErr w:type="spellStart"/>
      <w:r w:rsidR="009A4A3B" w:rsidRPr="009A4A3B">
        <w:rPr>
          <w:lang w:val="en-US"/>
        </w:rPr>
        <w:t>Afouras</w:t>
      </w:r>
      <w:proofErr w:type="spellEnd"/>
      <w:r w:rsidR="009A4A3B" w:rsidRPr="009A4A3B">
        <w:rPr>
          <w:lang w:val="en-US"/>
        </w:rPr>
        <w:t xml:space="preserve">, T., Mavroudi, E., Xu, K., Wu, T.-H., Zhou, Y., Momeni, L., Hazra, R., Ding, S., Vaze, S., Porcher, F., Li, F., Li, S., Kamath, A., Cheng, H.K., </w:t>
      </w:r>
      <w:proofErr w:type="spellStart"/>
      <w:r w:rsidR="009A4A3B" w:rsidRPr="009A4A3B">
        <w:rPr>
          <w:lang w:val="en-US"/>
        </w:rPr>
        <w:t>Dollár</w:t>
      </w:r>
      <w:proofErr w:type="spellEnd"/>
      <w:r w:rsidR="009A4A3B" w:rsidRPr="009A4A3B">
        <w:rPr>
          <w:lang w:val="en-US"/>
        </w:rPr>
        <w:t>, P., Ravi, N., Saenko, K., Zhang, P., Feichtenhofer, C., 2025. SAM 3: Segment Anything with Concepts. https://doi.org/10.48550/arXiv.2511.16719</w:t>
      </w:r>
    </w:p>
    <w:p w14:paraId="7ABAF2BB" w14:textId="77777777" w:rsidR="009A4A3B" w:rsidRPr="009A4A3B" w:rsidRDefault="009A4A3B" w:rsidP="009A4A3B">
      <w:pPr>
        <w:pStyle w:val="afa"/>
        <w:rPr>
          <w:lang w:val="en-US"/>
        </w:rPr>
      </w:pPr>
      <w:r w:rsidRPr="009A4A3B">
        <w:rPr>
          <w:lang w:val="en-US"/>
        </w:rPr>
        <w:t xml:space="preserve">Choi, H.-B., Park, J.-K., Park, S.H., Lee, T.S., n.d. Frontiers | </w:t>
      </w:r>
      <w:proofErr w:type="spellStart"/>
      <w:r w:rsidRPr="009A4A3B">
        <w:rPr>
          <w:lang w:val="en-US"/>
        </w:rPr>
        <w:t>NeRF</w:t>
      </w:r>
      <w:proofErr w:type="spellEnd"/>
      <w:r w:rsidRPr="009A4A3B">
        <w:rPr>
          <w:lang w:val="en-US"/>
        </w:rPr>
        <w:t>-based 3D reconstruction pipeline for acquisition and analysis of tomato crop morphology. https://doi.org/10.3389/fpls.2024.1439086</w:t>
      </w:r>
    </w:p>
    <w:p w14:paraId="70FEE4D2" w14:textId="77777777" w:rsidR="009A4A3B" w:rsidRPr="009A4A3B" w:rsidRDefault="009A4A3B" w:rsidP="009A4A3B">
      <w:pPr>
        <w:pStyle w:val="afa"/>
        <w:rPr>
          <w:lang w:val="en-US"/>
        </w:rPr>
      </w:pPr>
      <w:r w:rsidRPr="009A4A3B">
        <w:rPr>
          <w:lang w:val="en-US"/>
        </w:rPr>
        <w:t>Cotton3DGaussians: Multiview 3D Gaussian Splatting for boll mapping and plant architecture analysis, 2025</w:t>
      </w:r>
      <w:proofErr w:type="gramStart"/>
      <w:r w:rsidRPr="009A4A3B">
        <w:rPr>
          <w:lang w:val="en-US"/>
        </w:rPr>
        <w:t>. .</w:t>
      </w:r>
      <w:proofErr w:type="gramEnd"/>
      <w:r w:rsidRPr="009A4A3B">
        <w:rPr>
          <w:lang w:val="en-US"/>
        </w:rPr>
        <w:t xml:space="preserve"> Computers and Electronics in Agriculture 234, 110293. https://doi.org/10.1016/j.compag.2025.110293</w:t>
      </w:r>
    </w:p>
    <w:p w14:paraId="7D9D33E9" w14:textId="77777777" w:rsidR="009A4A3B" w:rsidRPr="009A4A3B" w:rsidRDefault="009A4A3B" w:rsidP="009A4A3B">
      <w:pPr>
        <w:pStyle w:val="afa"/>
        <w:rPr>
          <w:lang w:val="en-US"/>
        </w:rPr>
      </w:pPr>
      <w:r w:rsidRPr="009A4A3B">
        <w:rPr>
          <w:lang w:val="en-US"/>
        </w:rPr>
        <w:t xml:space="preserve">Harandi, N., Vandenberghe, B., </w:t>
      </w:r>
      <w:proofErr w:type="spellStart"/>
      <w:r w:rsidRPr="009A4A3B">
        <w:rPr>
          <w:lang w:val="en-US"/>
        </w:rPr>
        <w:t>Vankerschaver</w:t>
      </w:r>
      <w:proofErr w:type="spellEnd"/>
      <w:r w:rsidRPr="009A4A3B">
        <w:rPr>
          <w:lang w:val="en-US"/>
        </w:rPr>
        <w:t>, J., Depuydt, S., Van Messem, A., 2023. How to make sense of 3D representations for plant phenotyping: a compendium of processing and analysis techniques. Plant Methods 19, 60. https://doi.org/10.1186/s13007-023-01031-z</w:t>
      </w:r>
    </w:p>
    <w:p w14:paraId="12DD79F1" w14:textId="77777777" w:rsidR="009A4A3B" w:rsidRPr="009A4A3B" w:rsidRDefault="009A4A3B" w:rsidP="009A4A3B">
      <w:pPr>
        <w:pStyle w:val="afa"/>
        <w:rPr>
          <w:lang w:val="en-US"/>
        </w:rPr>
      </w:pPr>
      <w:r w:rsidRPr="009A4A3B">
        <w:rPr>
          <w:lang w:val="en-US"/>
        </w:rPr>
        <w:t xml:space="preserve">Huang, B., Yu, Z., Chen, A., Geiger, A., Gao, S., 2024. 2D Gaussian Splatting for Geometrically Accurate </w:t>
      </w:r>
      <w:r w:rsidRPr="009A4A3B">
        <w:rPr>
          <w:lang w:val="en-US"/>
        </w:rPr>
        <w:lastRenderedPageBreak/>
        <w:t xml:space="preserve">Radiance Fields, in: Special Interest Group on Computer Graphics and Interactive Techniques Conference </w:t>
      </w:r>
      <w:proofErr w:type="spellStart"/>
      <w:r w:rsidRPr="009A4A3B">
        <w:rPr>
          <w:lang w:val="en-US"/>
        </w:rPr>
        <w:t>Conference</w:t>
      </w:r>
      <w:proofErr w:type="spellEnd"/>
      <w:r w:rsidRPr="009A4A3B">
        <w:rPr>
          <w:lang w:val="en-US"/>
        </w:rPr>
        <w:t xml:space="preserve"> Papers. Presented at the SIGGRAPH ’24: Special Interest Group on Computer Graphics and Interactive Techniques Conference, ACM, Denver CO USA, pp. 1–11. https://doi.org/10.1145/3641519.3657428</w:t>
      </w:r>
    </w:p>
    <w:p w14:paraId="559BD59C" w14:textId="77777777" w:rsidR="009A4A3B" w:rsidRPr="009A4A3B" w:rsidRDefault="009A4A3B" w:rsidP="009A4A3B">
      <w:pPr>
        <w:pStyle w:val="afa"/>
        <w:rPr>
          <w:lang w:val="en-US"/>
        </w:rPr>
      </w:pPr>
      <w:r w:rsidRPr="009A4A3B">
        <w:rPr>
          <w:lang w:val="en-US"/>
        </w:rPr>
        <w:t>Jin, S., Li, D., Yun, T., Tang, J., Wang, K., Li, S., Yang, H., Yang, S., Xu, S., Cao, L., Xia, H., Guo, Q., Zhang, Y., Jiang, D., Ding, Y., 2025. Deep learning for three-dimensional (3D) plant phenomics. Plant Phenomics 7, 100107. https://doi.org/10.1016/j.plaphe.2025.100107</w:t>
      </w:r>
    </w:p>
    <w:p w14:paraId="565EB150" w14:textId="77777777" w:rsidR="009A4A3B" w:rsidRPr="009A4A3B" w:rsidRDefault="009A4A3B" w:rsidP="009A4A3B">
      <w:pPr>
        <w:pStyle w:val="afa"/>
        <w:rPr>
          <w:lang w:val="en-US"/>
        </w:rPr>
      </w:pPr>
      <w:r w:rsidRPr="009A4A3B">
        <w:rPr>
          <w:lang w:val="en-US"/>
        </w:rPr>
        <w:t xml:space="preserve">Jin, S., Sun, X., Wu, F., Su, Y., Li, Y., Song, S., Xu, K., ma, Q., Frederic, B., Jiang, D., Ding, Y., Guo, Q., 2021. Lidar sheds new light on plant phenomics for plant breeding and management: Recent advances and </w:t>
      </w:r>
      <w:proofErr w:type="gramStart"/>
      <w:r w:rsidRPr="009A4A3B">
        <w:rPr>
          <w:lang w:val="en-US"/>
        </w:rPr>
        <w:t>future prospects</w:t>
      </w:r>
      <w:proofErr w:type="gramEnd"/>
      <w:r w:rsidRPr="009A4A3B">
        <w:rPr>
          <w:lang w:val="en-US"/>
        </w:rPr>
        <w:t>. ISPRS Journal of Photogrammetry and Remote Sensing 171, 202–223. https://doi.org/10.1016/j.isprsjprs.2020.11.006</w:t>
      </w:r>
    </w:p>
    <w:p w14:paraId="09C53CA2" w14:textId="77777777" w:rsidR="009A4A3B" w:rsidRPr="009A4A3B" w:rsidRDefault="009A4A3B" w:rsidP="009A4A3B">
      <w:pPr>
        <w:pStyle w:val="afa"/>
        <w:rPr>
          <w:lang w:val="en-US"/>
        </w:rPr>
      </w:pPr>
      <w:proofErr w:type="spellStart"/>
      <w:r w:rsidRPr="009A4A3B">
        <w:rPr>
          <w:lang w:val="en-US"/>
        </w:rPr>
        <w:t>Kerbl</w:t>
      </w:r>
      <w:proofErr w:type="spellEnd"/>
      <w:r w:rsidRPr="009A4A3B">
        <w:rPr>
          <w:lang w:val="en-US"/>
        </w:rPr>
        <w:t xml:space="preserve">, B., </w:t>
      </w:r>
      <w:proofErr w:type="spellStart"/>
      <w:r w:rsidRPr="009A4A3B">
        <w:rPr>
          <w:lang w:val="en-US"/>
        </w:rPr>
        <w:t>Kopanas</w:t>
      </w:r>
      <w:proofErr w:type="spellEnd"/>
      <w:r w:rsidRPr="009A4A3B">
        <w:rPr>
          <w:lang w:val="en-US"/>
        </w:rPr>
        <w:t xml:space="preserve">, G., Leimkuehler, T., </w:t>
      </w:r>
      <w:proofErr w:type="spellStart"/>
      <w:r w:rsidRPr="009A4A3B">
        <w:rPr>
          <w:lang w:val="en-US"/>
        </w:rPr>
        <w:t>Drettakis</w:t>
      </w:r>
      <w:proofErr w:type="spellEnd"/>
      <w:r w:rsidRPr="009A4A3B">
        <w:rPr>
          <w:lang w:val="en-US"/>
        </w:rPr>
        <w:t>, G., 2023. 3D Gaussian Splatting for Real-Time Radiance Field Rendering. ACM Trans. Graph. 42, 1–14. https://doi.org/10.1145/3592433</w:t>
      </w:r>
    </w:p>
    <w:p w14:paraId="6EB3BBE9" w14:textId="77777777" w:rsidR="009A4A3B" w:rsidRPr="009A4A3B" w:rsidRDefault="009A4A3B" w:rsidP="009A4A3B">
      <w:pPr>
        <w:pStyle w:val="afa"/>
        <w:rPr>
          <w:lang w:val="en-US"/>
        </w:rPr>
      </w:pPr>
      <w:r w:rsidRPr="009A4A3B">
        <w:rPr>
          <w:lang w:val="en-US"/>
        </w:rPr>
        <w:t xml:space="preserve">Kirillov, A., Mintun, E., Ravi, N., Mao, H., Rolland, C., Gustafson, L., Xiao, T., Whitehead, S., Berg, A.C., Lo, W.-Y., </w:t>
      </w:r>
      <w:proofErr w:type="spellStart"/>
      <w:r w:rsidRPr="009A4A3B">
        <w:rPr>
          <w:lang w:val="en-US"/>
        </w:rPr>
        <w:t>Dollár</w:t>
      </w:r>
      <w:proofErr w:type="spellEnd"/>
      <w:r w:rsidRPr="009A4A3B">
        <w:rPr>
          <w:lang w:val="en-US"/>
        </w:rPr>
        <w:t xml:space="preserve">, P., </w:t>
      </w:r>
      <w:proofErr w:type="spellStart"/>
      <w:r w:rsidRPr="009A4A3B">
        <w:rPr>
          <w:lang w:val="en-US"/>
        </w:rPr>
        <w:t>Girshick</w:t>
      </w:r>
      <w:proofErr w:type="spellEnd"/>
      <w:r w:rsidRPr="009A4A3B">
        <w:rPr>
          <w:lang w:val="en-US"/>
        </w:rPr>
        <w:t xml:space="preserve">, R., 2023. Segment Anything, </w:t>
      </w:r>
      <w:proofErr w:type="gramStart"/>
      <w:r w:rsidRPr="009A4A3B">
        <w:rPr>
          <w:lang w:val="en-US"/>
        </w:rPr>
        <w:t>in:</w:t>
      </w:r>
      <w:proofErr w:type="gramEnd"/>
      <w:r w:rsidRPr="009A4A3B">
        <w:rPr>
          <w:lang w:val="en-US"/>
        </w:rPr>
        <w:t xml:space="preserve"> 2023 IEEE/CVF International Conference on Computer Vision (ICCV). Presented at the 2023 IEEE/CVF International Conference on Computer Vision (ICCV), IEEE, Paris, France, pp. 3992–4003. https://doi.org/10.1109/ICCV51070.2023.00371</w:t>
      </w:r>
    </w:p>
    <w:p w14:paraId="003CC82B" w14:textId="77777777" w:rsidR="009A4A3B" w:rsidRPr="009A4A3B" w:rsidRDefault="009A4A3B" w:rsidP="009A4A3B">
      <w:pPr>
        <w:pStyle w:val="afa"/>
        <w:rPr>
          <w:lang w:val="en-US"/>
        </w:rPr>
      </w:pPr>
      <w:r w:rsidRPr="009A4A3B">
        <w:rPr>
          <w:lang w:val="en-US"/>
        </w:rPr>
        <w:t>Li, S., Cui, Z., Yang, J., Wang, B., 2025a. A Review of Optical-Based Three-Dimensional Reconstruction and Multi-Source Fusion for Plant Phenotyping. Sensors 25, 3401. https://doi.org/10.3390/s25113401</w:t>
      </w:r>
    </w:p>
    <w:p w14:paraId="36D7CA1A" w14:textId="77777777" w:rsidR="009A4A3B" w:rsidRPr="009A4A3B" w:rsidRDefault="009A4A3B" w:rsidP="009A4A3B">
      <w:pPr>
        <w:pStyle w:val="afa"/>
        <w:rPr>
          <w:lang w:val="en-US"/>
        </w:rPr>
      </w:pPr>
      <w:r w:rsidRPr="009A4A3B">
        <w:rPr>
          <w:lang w:val="en-US"/>
        </w:rPr>
        <w:t>Li, S., Cui, Z., Yang, J., Wang, B., 2025b. A Review of Optical-Based Three-Dimensional Reconstruction and Multi-Source Fusion for Plant Phenotyping. Sensors 25. https://doi.org/10.3390/s25113401</w:t>
      </w:r>
    </w:p>
    <w:p w14:paraId="0F710EEF" w14:textId="77777777" w:rsidR="009A4A3B" w:rsidRPr="009A4A3B" w:rsidRDefault="009A4A3B" w:rsidP="009A4A3B">
      <w:pPr>
        <w:pStyle w:val="afa"/>
        <w:rPr>
          <w:lang w:val="en-US"/>
        </w:rPr>
      </w:pPr>
      <w:r w:rsidRPr="009A4A3B">
        <w:rPr>
          <w:lang w:val="en-US"/>
        </w:rPr>
        <w:t>Li, Y., Liang, Z., Liu, B., Yin, L., Wan, F., Qian, W., Qiao, X., 2025. Applications of 3D Reconstruction Techniques in Crop Canopy Phenotyping: A Review. Agronomy 15. https://doi.org/10.3390/agronomy15112518</w:t>
      </w:r>
    </w:p>
    <w:p w14:paraId="7F568D42" w14:textId="77777777" w:rsidR="009A4A3B" w:rsidRPr="009A4A3B" w:rsidRDefault="009A4A3B" w:rsidP="009A4A3B">
      <w:pPr>
        <w:pStyle w:val="afa"/>
        <w:rPr>
          <w:lang w:val="en-US"/>
        </w:rPr>
      </w:pPr>
      <w:r w:rsidRPr="009A4A3B">
        <w:rPr>
          <w:lang w:val="en-US"/>
        </w:rPr>
        <w:t>Li, Y., Liu, J., Zhang, B., Wang, Y., Yao, J., Zhang, X., Fan, B., Li, X., Hai, Y., Fan, X., 2022. Three-dimensional reconstruction and phenotype measurement of maize seedlings based on multi-view image sequences. Front. Plant Sci. 13, 974339. https://doi.org/10.3389/fpls.2022.974339</w:t>
      </w:r>
    </w:p>
    <w:p w14:paraId="36762426" w14:textId="77777777" w:rsidR="009A4A3B" w:rsidRPr="009A4A3B" w:rsidRDefault="009A4A3B" w:rsidP="009A4A3B">
      <w:pPr>
        <w:pStyle w:val="afa"/>
        <w:rPr>
          <w:lang w:val="en-US"/>
        </w:rPr>
      </w:pPr>
      <w:r w:rsidRPr="009A4A3B">
        <w:rPr>
          <w:lang w:val="en-US"/>
        </w:rPr>
        <w:t>Lin, J.-H., Lin, T.-T., 2026. From 3DGS scenes to plant traits: a scalable extraction and segmentation framework for muskmelon phenotyping. Front. Plant Sci. 17, 1783465. https://doi.org/10.3389/fpls.2026.1783465</w:t>
      </w:r>
    </w:p>
    <w:p w14:paraId="6D55935A" w14:textId="77777777" w:rsidR="009A4A3B" w:rsidRPr="009A4A3B" w:rsidRDefault="009A4A3B" w:rsidP="009A4A3B">
      <w:pPr>
        <w:pStyle w:val="afa"/>
        <w:rPr>
          <w:lang w:val="en-US"/>
        </w:rPr>
      </w:pPr>
      <w:r w:rsidRPr="009A4A3B">
        <w:rPr>
          <w:lang w:val="en-US"/>
        </w:rPr>
        <w:t xml:space="preserve">Mildenhall, B., Srinivasan, P.P., </w:t>
      </w:r>
      <w:proofErr w:type="spellStart"/>
      <w:r w:rsidRPr="009A4A3B">
        <w:rPr>
          <w:lang w:val="en-US"/>
        </w:rPr>
        <w:t>Tancik</w:t>
      </w:r>
      <w:proofErr w:type="spellEnd"/>
      <w:r w:rsidRPr="009A4A3B">
        <w:rPr>
          <w:lang w:val="en-US"/>
        </w:rPr>
        <w:t xml:space="preserve">, M., Barron, J.T., Ramamoorthi, R., Ng, R., 2022. </w:t>
      </w:r>
      <w:proofErr w:type="spellStart"/>
      <w:r w:rsidRPr="009A4A3B">
        <w:rPr>
          <w:lang w:val="en-US"/>
        </w:rPr>
        <w:t>NeRF</w:t>
      </w:r>
      <w:proofErr w:type="spellEnd"/>
      <w:r w:rsidRPr="009A4A3B">
        <w:rPr>
          <w:lang w:val="en-US"/>
        </w:rPr>
        <w:t>: representing scenes as neural radiance fields for view synthesis. Commun. ACM 65, 99–106. https://doi.org/10.1145/3503250</w:t>
      </w:r>
    </w:p>
    <w:p w14:paraId="0702E3D4" w14:textId="77777777" w:rsidR="009A4A3B" w:rsidRPr="009A4A3B" w:rsidRDefault="009A4A3B" w:rsidP="009A4A3B">
      <w:pPr>
        <w:pStyle w:val="afa"/>
        <w:rPr>
          <w:lang w:val="en-US"/>
        </w:rPr>
      </w:pPr>
      <w:r w:rsidRPr="009A4A3B">
        <w:rPr>
          <w:lang w:val="en-US"/>
        </w:rPr>
        <w:t>Nguyen, H.T., Khan, M.A.R., Nguyen, T.T., Pham, N.T., Nguyen, T.T.B., Anik, T.R., Nguyen, M.D., Li, M., Nguyen, K.H., Ghosh, U.K., Tran, L.-S.P., Ha, C.V., 2025. Advancing Crop Resilience Through High-Throughput Phenotyping for Crop Improvement in the Face of Climate Change. Plants 14. https://doi.org/10.3390/plants14060907</w:t>
      </w:r>
    </w:p>
    <w:p w14:paraId="14EAE082" w14:textId="77777777" w:rsidR="009A4A3B" w:rsidRPr="009A4A3B" w:rsidRDefault="009A4A3B" w:rsidP="009A4A3B">
      <w:pPr>
        <w:pStyle w:val="afa"/>
        <w:rPr>
          <w:lang w:val="en-US"/>
        </w:rPr>
      </w:pPr>
      <w:r w:rsidRPr="009A4A3B">
        <w:rPr>
          <w:lang w:val="en-US"/>
        </w:rPr>
        <w:t xml:space="preserve">Ravi, N., </w:t>
      </w:r>
      <w:proofErr w:type="spellStart"/>
      <w:r w:rsidRPr="009A4A3B">
        <w:rPr>
          <w:lang w:val="en-US"/>
        </w:rPr>
        <w:t>Gabeur</w:t>
      </w:r>
      <w:proofErr w:type="spellEnd"/>
      <w:r w:rsidRPr="009A4A3B">
        <w:rPr>
          <w:lang w:val="en-US"/>
        </w:rPr>
        <w:t xml:space="preserve">, V., Hu, Y.-T., Hu, R., </w:t>
      </w:r>
      <w:proofErr w:type="spellStart"/>
      <w:r w:rsidRPr="009A4A3B">
        <w:rPr>
          <w:lang w:val="en-US"/>
        </w:rPr>
        <w:t>Ryali</w:t>
      </w:r>
      <w:proofErr w:type="spellEnd"/>
      <w:r w:rsidRPr="009A4A3B">
        <w:rPr>
          <w:lang w:val="en-US"/>
        </w:rPr>
        <w:t xml:space="preserve">, C., Ma, T., Khedr, H., Rädle, R., Rolland, C., Gustafson, L., Mintun, E., Pan, J., </w:t>
      </w:r>
      <w:proofErr w:type="spellStart"/>
      <w:r w:rsidRPr="009A4A3B">
        <w:rPr>
          <w:lang w:val="en-US"/>
        </w:rPr>
        <w:t>Alwala</w:t>
      </w:r>
      <w:proofErr w:type="spellEnd"/>
      <w:r w:rsidRPr="009A4A3B">
        <w:rPr>
          <w:lang w:val="en-US"/>
        </w:rPr>
        <w:t xml:space="preserve">, K.V., Carion, N., Wu, C.-Y., </w:t>
      </w:r>
      <w:proofErr w:type="spellStart"/>
      <w:r w:rsidRPr="009A4A3B">
        <w:rPr>
          <w:lang w:val="en-US"/>
        </w:rPr>
        <w:t>Girshick</w:t>
      </w:r>
      <w:proofErr w:type="spellEnd"/>
      <w:r w:rsidRPr="009A4A3B">
        <w:rPr>
          <w:lang w:val="en-US"/>
        </w:rPr>
        <w:t xml:space="preserve">, R., </w:t>
      </w:r>
      <w:proofErr w:type="spellStart"/>
      <w:r w:rsidRPr="009A4A3B">
        <w:rPr>
          <w:lang w:val="en-US"/>
        </w:rPr>
        <w:t>Dollár</w:t>
      </w:r>
      <w:proofErr w:type="spellEnd"/>
      <w:r w:rsidRPr="009A4A3B">
        <w:rPr>
          <w:lang w:val="en-US"/>
        </w:rPr>
        <w:t>, P., Feichtenhofer, C., 2024. SAM 2: Segment Anything in Images and Videos. https://doi.org/10.48550/arXiv.2408.00714</w:t>
      </w:r>
    </w:p>
    <w:p w14:paraId="11B3A050" w14:textId="77777777" w:rsidR="009A4A3B" w:rsidRPr="009A4A3B" w:rsidRDefault="009A4A3B" w:rsidP="009A4A3B">
      <w:pPr>
        <w:pStyle w:val="afa"/>
        <w:rPr>
          <w:lang w:val="en-US"/>
        </w:rPr>
      </w:pPr>
      <w:r w:rsidRPr="009A4A3B">
        <w:rPr>
          <w:lang w:val="en-US"/>
        </w:rPr>
        <w:t>Rincón, M.G., Mendez, D., Colorado, J.D., 2022. Four-Dimensional Plant Phenotyping Model Integrating Low-Density LiDAR Data and Multispectral Images. Remote Sensing 14, 356. https://doi.org/10.3390/rs14020356</w:t>
      </w:r>
    </w:p>
    <w:p w14:paraId="3319E2AC" w14:textId="77777777" w:rsidR="009A4A3B" w:rsidRPr="009A4A3B" w:rsidRDefault="009A4A3B" w:rsidP="009A4A3B">
      <w:pPr>
        <w:pStyle w:val="afa"/>
        <w:rPr>
          <w:lang w:val="en-US"/>
        </w:rPr>
      </w:pPr>
      <w:r w:rsidRPr="009A4A3B">
        <w:rPr>
          <w:lang w:val="en-US"/>
        </w:rPr>
        <w:t xml:space="preserve">Shen, P., Jing, X., Deng, W., Jia, H., Wu, T., 2025. </w:t>
      </w:r>
      <w:proofErr w:type="spellStart"/>
      <w:r w:rsidRPr="009A4A3B">
        <w:rPr>
          <w:lang w:val="en-US"/>
        </w:rPr>
        <w:t>PlantGaussian</w:t>
      </w:r>
      <w:proofErr w:type="spellEnd"/>
      <w:r w:rsidRPr="009A4A3B">
        <w:rPr>
          <w:lang w:val="en-US"/>
        </w:rPr>
        <w:t>: Exploring 3D Gaussian splatting for cross-time, cross-scene, and realistic 3D plant visualization and beyond. The Crop Journal 13, 607–618. https://doi.org/10.1016/j.cj.2025.01.011</w:t>
      </w:r>
    </w:p>
    <w:p w14:paraId="0319B083" w14:textId="77777777" w:rsidR="009A4A3B" w:rsidRPr="009A4A3B" w:rsidRDefault="009A4A3B" w:rsidP="009A4A3B">
      <w:pPr>
        <w:pStyle w:val="afa"/>
        <w:rPr>
          <w:lang w:val="en-US"/>
        </w:rPr>
      </w:pPr>
      <w:r w:rsidRPr="009A4A3B">
        <w:rPr>
          <w:lang w:val="en-US"/>
        </w:rPr>
        <w:t xml:space="preserve">Singh, R., </w:t>
      </w:r>
      <w:proofErr w:type="spellStart"/>
      <w:r w:rsidRPr="009A4A3B">
        <w:rPr>
          <w:lang w:val="en-US"/>
        </w:rPr>
        <w:t>Bidese</w:t>
      </w:r>
      <w:proofErr w:type="spellEnd"/>
      <w:r w:rsidRPr="009A4A3B">
        <w:rPr>
          <w:lang w:val="en-US"/>
        </w:rPr>
        <w:t xml:space="preserve">, R., Dhakal, K., </w:t>
      </w:r>
      <w:proofErr w:type="spellStart"/>
      <w:r w:rsidRPr="009A4A3B">
        <w:rPr>
          <w:lang w:val="en-US"/>
        </w:rPr>
        <w:t>Sornapudi</w:t>
      </w:r>
      <w:proofErr w:type="spellEnd"/>
      <w:r w:rsidRPr="009A4A3B">
        <w:rPr>
          <w:lang w:val="en-US"/>
        </w:rPr>
        <w:t>, S., n.d. Few-Shot Adaptation of Grounding DINO for Agricultural Domain. https://doi.org/10.1109/CVPRW67362.2025.00530</w:t>
      </w:r>
    </w:p>
    <w:p w14:paraId="0B9544C5" w14:textId="77777777" w:rsidR="009A4A3B" w:rsidRPr="009A4A3B" w:rsidRDefault="009A4A3B" w:rsidP="009A4A3B">
      <w:pPr>
        <w:pStyle w:val="afa"/>
        <w:rPr>
          <w:lang w:val="en-US"/>
        </w:rPr>
      </w:pPr>
      <w:r w:rsidRPr="009A4A3B">
        <w:rPr>
          <w:lang w:val="en-US"/>
        </w:rPr>
        <w:t xml:space="preserve">Song, W., Huang, H., Qu, F., Zhang, J., Fang, L., Hao, Y., Peng, C., Sun, Y., 2025. IPENS: Interactive unsupervised framework for rapid plant phenotyping extraction via NeRF-SAM2 fusion. Plant </w:t>
      </w:r>
      <w:r w:rsidRPr="009A4A3B">
        <w:rPr>
          <w:lang w:val="en-US"/>
        </w:rPr>
        <w:lastRenderedPageBreak/>
        <w:t>Phenomics 7, 100106. https://doi.org/10.1016/j.plaphe.2025.100106</w:t>
      </w:r>
    </w:p>
    <w:p w14:paraId="787BEF5D" w14:textId="77777777" w:rsidR="009A4A3B" w:rsidRPr="009A4A3B" w:rsidRDefault="009A4A3B" w:rsidP="009A4A3B">
      <w:pPr>
        <w:pStyle w:val="afa"/>
        <w:rPr>
          <w:lang w:val="en-US"/>
        </w:rPr>
      </w:pPr>
      <w:r w:rsidRPr="009A4A3B">
        <w:rPr>
          <w:lang w:val="en-US"/>
        </w:rPr>
        <w:t>Walsh, J.J., Mangina, E., Negrão, S., 2024. Advancements in Imaging Sensors and AI for Plant Stress Detection: A Systematic Literature Review. Plant Phenomics 6, 0153. https://doi.org/10.34133/plantphenomics.0153</w:t>
      </w:r>
    </w:p>
    <w:p w14:paraId="459AC3A7" w14:textId="77777777" w:rsidR="009A4A3B" w:rsidRPr="009A4A3B" w:rsidRDefault="009A4A3B" w:rsidP="009A4A3B">
      <w:pPr>
        <w:pStyle w:val="afa"/>
        <w:rPr>
          <w:lang w:val="en-US"/>
        </w:rPr>
      </w:pPr>
      <w:r w:rsidRPr="009A4A3B">
        <w:rPr>
          <w:lang w:val="en-US"/>
        </w:rPr>
        <w:t>Wang, R.-F., Qu, H.-R., Su, W.-H., 2025. From sensors to insights: Technological trends in image-based high-throughput plant phenotyping. Smart Agricultural Technology 12, 101257. https://doi.org/10.1016/j.atech.2025.101257</w:t>
      </w:r>
    </w:p>
    <w:p w14:paraId="5D50B88E" w14:textId="77777777" w:rsidR="009A4A3B" w:rsidRPr="009A4A3B" w:rsidRDefault="009A4A3B" w:rsidP="009A4A3B">
      <w:pPr>
        <w:pStyle w:val="afa"/>
        <w:rPr>
          <w:lang w:val="en-US"/>
        </w:rPr>
      </w:pPr>
      <w:r w:rsidRPr="009A4A3B">
        <w:rPr>
          <w:lang w:val="en-US"/>
        </w:rPr>
        <w:t>Wang, T., Tong, R., Xu, T., Li, Y., Chen, Y., 2026. Artificial intelligence in plant science: from image-based phenotyping to yield and trait prediction. Front. Plant Sci. 16, 1732979. https://doi.org/10.3389/fpls.2025.1732979</w:t>
      </w:r>
    </w:p>
    <w:p w14:paraId="7CC50616" w14:textId="77777777" w:rsidR="009A4A3B" w:rsidRPr="009A4A3B" w:rsidRDefault="009A4A3B" w:rsidP="009A4A3B">
      <w:pPr>
        <w:pStyle w:val="afa"/>
        <w:rPr>
          <w:lang w:val="en-US"/>
        </w:rPr>
      </w:pPr>
      <w:r w:rsidRPr="009A4A3B">
        <w:rPr>
          <w:lang w:val="en-US"/>
        </w:rPr>
        <w:t xml:space="preserve">Wang, W., Chen, D.Y., Zhang, Z., Shi, D., Liu, A., Zhuang, B., 2025. </w:t>
      </w:r>
      <w:proofErr w:type="spellStart"/>
      <w:r w:rsidRPr="009A4A3B">
        <w:rPr>
          <w:lang w:val="en-US"/>
        </w:rPr>
        <w:t>ZPressor</w:t>
      </w:r>
      <w:proofErr w:type="spellEnd"/>
      <w:r w:rsidRPr="009A4A3B">
        <w:rPr>
          <w:lang w:val="en-US"/>
        </w:rPr>
        <w:t>: Bottleneck-Aware Compression for Scalable Feed-Forward 3DGS. https://doi.org/10.48550/arXiv.2505.23734</w:t>
      </w:r>
    </w:p>
    <w:p w14:paraId="2D87666A" w14:textId="77777777" w:rsidR="009A4A3B" w:rsidRPr="009A4A3B" w:rsidRDefault="009A4A3B" w:rsidP="009A4A3B">
      <w:pPr>
        <w:pStyle w:val="afa"/>
        <w:rPr>
          <w:lang w:val="en-US"/>
        </w:rPr>
      </w:pPr>
      <w:r w:rsidRPr="009A4A3B">
        <w:rPr>
          <w:lang w:val="en-US"/>
        </w:rPr>
        <w:t>Wen, W., Wang, J., Zhao, Y., Wang, C., Liu, K., Chen, B., Wang, Y., Duan, M., Guo, X., 2024. 3D Morphological Feature Quantification and Analysis of Corn Leaves. Plant Phenomics 6, 0225. https://doi.org/10.34133/plantphenomics.0225</w:t>
      </w:r>
    </w:p>
    <w:p w14:paraId="3E70C40E" w14:textId="77777777" w:rsidR="009A4A3B" w:rsidRPr="009A4A3B" w:rsidRDefault="009A4A3B" w:rsidP="009A4A3B">
      <w:pPr>
        <w:pStyle w:val="afa"/>
        <w:rPr>
          <w:lang w:val="en-US"/>
        </w:rPr>
      </w:pPr>
      <w:r w:rsidRPr="009A4A3B">
        <w:rPr>
          <w:lang w:val="en-US"/>
        </w:rPr>
        <w:t>Yang, S., Feng, Q., Zhang, J., Yang, W., Zhou, W., Yan, W., 2024. From laboratory to field: cross-domain few-shot learning for crop disease identification in the field. Front. Plant Sci. 15, 1434222. https://doi.org/10.3389/fpls.2024.1434222</w:t>
      </w:r>
    </w:p>
    <w:p w14:paraId="071E14DF" w14:textId="77777777" w:rsidR="009A4A3B" w:rsidRPr="009A4A3B" w:rsidRDefault="009A4A3B" w:rsidP="009A4A3B">
      <w:pPr>
        <w:pStyle w:val="afa"/>
        <w:rPr>
          <w:lang w:val="en-US"/>
        </w:rPr>
      </w:pPr>
      <w:r w:rsidRPr="009A4A3B">
        <w:rPr>
          <w:lang w:val="en-US"/>
        </w:rPr>
        <w:t xml:space="preserve">Yu, Z., Chen, A., Huang, B., Sattler, T., Geiger, A., 2024. </w:t>
      </w:r>
      <w:proofErr w:type="spellStart"/>
      <w:r w:rsidRPr="009A4A3B">
        <w:rPr>
          <w:lang w:val="en-US"/>
        </w:rPr>
        <w:t>Mip</w:t>
      </w:r>
      <w:proofErr w:type="spellEnd"/>
      <w:r w:rsidRPr="009A4A3B">
        <w:rPr>
          <w:lang w:val="en-US"/>
        </w:rPr>
        <w:t xml:space="preserve">-Splatting: Alias-Free 3D Gaussian Splatting, </w:t>
      </w:r>
      <w:proofErr w:type="gramStart"/>
      <w:r w:rsidRPr="009A4A3B">
        <w:rPr>
          <w:lang w:val="en-US"/>
        </w:rPr>
        <w:t>in:</w:t>
      </w:r>
      <w:proofErr w:type="gramEnd"/>
      <w:r w:rsidRPr="009A4A3B">
        <w:rPr>
          <w:lang w:val="en-US"/>
        </w:rPr>
        <w:t xml:space="preserve"> 2024 IEEE/CVF Conference on Computer Vision and Pattern Recognition (CVPR). Presented at the 2024 IEEE/CVF Conference on Computer Vision and Pattern Recognition (CVPR), IEEE, Seattle, WA, USA, pp. 19447–19456. https://doi.org/10.1109/CVPR52733.2024.01839</w:t>
      </w:r>
    </w:p>
    <w:p w14:paraId="281362F0" w14:textId="77777777" w:rsidR="009A4A3B" w:rsidRPr="009A4A3B" w:rsidRDefault="009A4A3B" w:rsidP="009A4A3B">
      <w:pPr>
        <w:pStyle w:val="afa"/>
        <w:rPr>
          <w:lang w:val="en-US"/>
        </w:rPr>
      </w:pPr>
      <w:r w:rsidRPr="009A4A3B">
        <w:rPr>
          <w:lang w:val="en-US"/>
        </w:rPr>
        <w:t xml:space="preserve">Zheng, X., AI, X., Qin, H., Rong, J., Zhang, Z., Yang, Y., Yuan, T., Li, W., 2024. Tomato-Nerf: Advancing Tomato Model Reconstruction </w:t>
      </w:r>
      <w:proofErr w:type="gramStart"/>
      <w:r w:rsidRPr="009A4A3B">
        <w:rPr>
          <w:lang w:val="en-US"/>
        </w:rPr>
        <w:t>With</w:t>
      </w:r>
      <w:proofErr w:type="gramEnd"/>
      <w:r w:rsidRPr="009A4A3B">
        <w:rPr>
          <w:lang w:val="en-US"/>
        </w:rPr>
        <w:t xml:space="preserve"> Improved Neural Radiance Fields. IEEE Access 12, 184206–184215. https://doi.org/10.1109/ACCESS.2024.3424908</w:t>
      </w:r>
    </w:p>
    <w:p w14:paraId="0AC7664F" w14:textId="77777777" w:rsidR="009A4A3B" w:rsidRPr="009A4A3B" w:rsidRDefault="009A4A3B" w:rsidP="009A4A3B">
      <w:pPr>
        <w:pStyle w:val="afa"/>
        <w:rPr>
          <w:lang w:val="en-US"/>
        </w:rPr>
      </w:pPr>
      <w:r w:rsidRPr="009A4A3B">
        <w:rPr>
          <w:lang w:val="en-US"/>
        </w:rPr>
        <w:t>Zhu, H., Qin, S., Su, M., Lin, C., Li, A., Gao, J., n.d. Frontiers | Harnessing large vision and language models in agriculture: a review. https://doi.org/10.3389/fpls.2025.1579355</w:t>
      </w:r>
    </w:p>
    <w:p w14:paraId="1EACA55D" w14:textId="77777777" w:rsidR="009A4A3B" w:rsidRPr="009A4A3B" w:rsidRDefault="009A4A3B" w:rsidP="009A4A3B">
      <w:pPr>
        <w:pStyle w:val="afa"/>
        <w:rPr>
          <w:lang w:val="en-US"/>
        </w:rPr>
      </w:pPr>
      <w:r w:rsidRPr="009A4A3B">
        <w:rPr>
          <w:lang w:val="en-US"/>
        </w:rPr>
        <w:t>Zhu, M., Yu, L., Wang, Z., Ke, Z., Zhi, C., 2023. Review: A Survey on Objective Evaluation of Image Sharpness. Applied Sciences 13, 2652. https://doi.org/10.3390/app13042652</w:t>
      </w:r>
    </w:p>
    <w:p w14:paraId="6050B142" w14:textId="77777777" w:rsidR="009A4A3B" w:rsidRPr="009A4A3B" w:rsidRDefault="009A4A3B" w:rsidP="009A4A3B">
      <w:pPr>
        <w:pStyle w:val="afa"/>
        <w:rPr>
          <w:lang w:val="en-US"/>
        </w:rPr>
      </w:pPr>
      <w:r w:rsidRPr="009A4A3B">
        <w:rPr>
          <w:lang w:val="en-US"/>
        </w:rPr>
        <w:t>Zhu, X., Huang, Z., Li, B., 2024. Three-Dimensional Phenotyping Pipeline of Potted Plants Based on Neural Radiation Fields and Path Segmentation. Plants 13. https://doi.org/10.3390/plants13233368</w:t>
      </w:r>
    </w:p>
    <w:p w14:paraId="12AD0DF7" w14:textId="77777777" w:rsidR="009A4A3B" w:rsidRPr="009A4A3B" w:rsidRDefault="009A4A3B" w:rsidP="009A4A3B">
      <w:pPr>
        <w:pStyle w:val="afa"/>
        <w:rPr>
          <w:lang w:val="en-US"/>
        </w:rPr>
      </w:pPr>
      <w:r w:rsidRPr="009A4A3B">
        <w:rPr>
          <w:lang w:val="en-US"/>
        </w:rPr>
        <w:t xml:space="preserve">Zhu, Y., Sun, G., Ding, G., Zhou, Jie, Wen, M., Jin, S., Zhao, Q., Colmer, J., Ding, Y., Ober, E.S., Zhou, Ji, 2021. Large-scale field phenotyping using backpack LiDAR and CropQuant-3D to measure structural variation in wheat. Plant </w:t>
      </w:r>
      <w:proofErr w:type="spellStart"/>
      <w:r w:rsidRPr="009A4A3B">
        <w:rPr>
          <w:lang w:val="en-US"/>
        </w:rPr>
        <w:t>Physiol</w:t>
      </w:r>
      <w:proofErr w:type="spellEnd"/>
      <w:r w:rsidRPr="009A4A3B">
        <w:rPr>
          <w:lang w:val="en-US"/>
        </w:rPr>
        <w:t xml:space="preserve"> 187, 716–738. https://doi.org/10.1093/plphys/kiab324</w:t>
      </w:r>
    </w:p>
    <w:p w14:paraId="13FD802B" w14:textId="77777777" w:rsidR="009A4A3B" w:rsidRPr="009A4A3B" w:rsidRDefault="009A4A3B" w:rsidP="009A4A3B">
      <w:pPr>
        <w:pStyle w:val="afa"/>
        <w:rPr>
          <w:lang w:val="en-US"/>
        </w:rPr>
      </w:pPr>
      <w:r w:rsidRPr="009A4A3B">
        <w:rPr>
          <w:lang w:val="en-US"/>
        </w:rPr>
        <w:t>Zou, X., Yang, J., Zhang, H., Li, F., Li, L., Wang, J., Wang, L., Gao, J., Lee, Y.J., 2023. Segment Everything Everywhere All at Once. https://doi.org/10.48550/arXiv.2304.06718</w:t>
      </w:r>
    </w:p>
    <w:p w14:paraId="537022E8" w14:textId="7F2AB760" w:rsidR="00A83F95" w:rsidRPr="00A83F95" w:rsidRDefault="002F6E80" w:rsidP="009A4A3B">
      <w:pPr>
        <w:pStyle w:val="afa"/>
        <w:rPr>
          <w:b/>
          <w:bCs/>
          <w:lang w:eastAsia="zh-CN"/>
        </w:rPr>
      </w:pPr>
      <w:r>
        <w:rPr>
          <w:b/>
          <w:bCs/>
          <w:lang w:eastAsia="zh-CN"/>
        </w:rPr>
        <w:fldChar w:fldCharType="end"/>
      </w:r>
    </w:p>
    <w:sectPr w:rsidR="00A83F95" w:rsidRPr="00A83F95" w:rsidSect="00670817">
      <w:headerReference w:type="even" r:id="rId18"/>
      <w:headerReference w:type="default" r:id="rId19"/>
      <w:footerReference w:type="even" r:id="rId20"/>
      <w:footerReference w:type="default" r:id="rId21"/>
      <w:headerReference w:type="first" r:id="rId22"/>
      <w:footerReference w:type="first" r:id="rId23"/>
      <w:footnotePr>
        <w:numFmt w:val="chicago"/>
      </w:footnotePr>
      <w:type w:val="nextColumn"/>
      <w:pgSz w:w="10773" w:h="14742" w:code="93"/>
      <w:pgMar w:top="754" w:right="1191" w:bottom="2126" w:left="737" w:header="0" w:footer="1202" w:gutter="0"/>
      <w:lnNumType w:countBy="1" w:restart="continuous"/>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06B11" w14:textId="77777777" w:rsidR="00A716D4" w:rsidRDefault="00A716D4">
      <w:r>
        <w:separator/>
      </w:r>
    </w:p>
    <w:p w14:paraId="17185294" w14:textId="77777777" w:rsidR="00A716D4" w:rsidRDefault="00A716D4"/>
  </w:endnote>
  <w:endnote w:type="continuationSeparator" w:id="0">
    <w:p w14:paraId="6C9B8F39" w14:textId="77777777" w:rsidR="00A716D4" w:rsidRDefault="00A716D4">
      <w:r>
        <w:continuationSeparator/>
      </w:r>
    </w:p>
    <w:p w14:paraId="26D26961" w14:textId="77777777" w:rsidR="00A716D4" w:rsidRDefault="00A716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embedRegular r:id="rId1" w:fontKey="{F47A894C-6D4E-B846-8CC1-25D3A793DF77}"/>
  </w:font>
  <w:font w:name="Times New Roman">
    <w:panose1 w:val="02020603050405020304"/>
    <w:charset w:val="00"/>
    <w:family w:val="roman"/>
    <w:pitch w:val="variable"/>
    <w:sig w:usb0="E0002EFF" w:usb1="C000785B" w:usb2="00000009" w:usb3="00000000" w:csb0="000001FF" w:csb1="00000000"/>
    <w:embedRegular r:id="rId2" w:fontKey="{6420EAEC-0CDD-3C44-86CF-599F30AD8ABA}"/>
    <w:embedBold r:id="rId3" w:fontKey="{E88AC753-A7CA-7044-9E16-EC0EF56F7914}"/>
    <w:embedItalic r:id="rId4" w:fontKey="{A546DE61-7D1E-FE47-B79A-A5B2EB59F0B9}"/>
  </w:font>
  <w:font w:name="宋体">
    <w:altName w:val="SimSun"/>
    <w:panose1 w:val="02010600030101010101"/>
    <w:charset w:val="86"/>
    <w:family w:val="auto"/>
    <w:pitch w:val="variable"/>
    <w:sig w:usb0="00000203" w:usb1="288F0000" w:usb2="00000016" w:usb3="00000000" w:csb0="00040001" w:csb1="00000000"/>
    <w:embedRegular r:id="rId5" w:subsetted="1" w:fontKey="{1CFAF29D-F01D-8547-B68C-8806EF45012B}"/>
  </w:font>
  <w:font w:name="Cambria">
    <w:panose1 w:val="02040503050406030204"/>
    <w:charset w:val="00"/>
    <w:family w:val="roman"/>
    <w:pitch w:val="variable"/>
    <w:sig w:usb0="E00006FF" w:usb1="420024FF" w:usb2="02000000" w:usb3="00000000" w:csb0="0000019F" w:csb1="00000000"/>
    <w:embedRegular r:id="rId6" w:fontKey="{B2E200DB-3D6F-0A42-BACD-8898BA00E4F5}"/>
    <w:embedBold r:id="rId7" w:fontKey="{20C6A788-3DA2-0D47-88B7-D69F40538A70}"/>
  </w:font>
  <w:font w:name="Helvetica">
    <w:panose1 w:val="00000000000000000000"/>
    <w:charset w:val="00"/>
    <w:family w:val="auto"/>
    <w:pitch w:val="variable"/>
    <w:sig w:usb0="E00002FF" w:usb1="5000785B" w:usb2="00000000" w:usb3="00000000" w:csb0="0000019F" w:csb1="00000000"/>
  </w:font>
  <w:font w:name="Univers">
    <w:panose1 w:val="020B0503020202020204"/>
    <w:charset w:val="00"/>
    <w:family w:val="swiss"/>
    <w:pitch w:val="variable"/>
    <w:sig w:usb0="80000287" w:usb1="00000000" w:usb2="00000000" w:usb3="00000000" w:csb0="0000000F" w:csb1="00000000"/>
    <w:embedRegular r:id="rId9" w:fontKey="{622DACC0-8711-BB40-9F05-CAE959CEC164}"/>
  </w:font>
  <w:font w:name="Courier New">
    <w:panose1 w:val="02070309020205020404"/>
    <w:charset w:val="00"/>
    <w:family w:val="modern"/>
    <w:pitch w:val="fixed"/>
    <w:sig w:usb0="E0002AFF" w:usb1="C0007843" w:usb2="00000009" w:usb3="00000000" w:csb0="000001FF" w:csb1="00000000"/>
    <w:embedRegular r:id="rId10" w:fontKey="{645A498C-B71A-9541-8DAF-37D003251183}"/>
  </w:font>
  <w:font w:name="Tahoma">
    <w:panose1 w:val="020B0604030504040204"/>
    <w:charset w:val="00"/>
    <w:family w:val="swiss"/>
    <w:pitch w:val="variable"/>
    <w:sig w:usb0="E1002EFF" w:usb1="C000605B" w:usb2="00000029" w:usb3="00000000" w:csb0="000101FF" w:csb1="00000000"/>
    <w:embedRegular r:id="rId11" w:fontKey="{719289A5-34EE-624C-82C5-EB55E32B0752}"/>
  </w:font>
  <w:font w:name="Arial">
    <w:panose1 w:val="020B0604020202020204"/>
    <w:charset w:val="00"/>
    <w:family w:val="swiss"/>
    <w:pitch w:val="variable"/>
    <w:sig w:usb0="E0002EFF" w:usb1="C000785B" w:usb2="00000009" w:usb3="00000000" w:csb0="000001FF" w:csb1="00000000"/>
    <w:embedRegular r:id="rId12" w:fontKey="{F29AF28F-4DC4-E04E-BE18-56BEEBDAF635}"/>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13" w:fontKey="{40E0C031-0FBD-2149-B833-609441DB34D4}"/>
    <w:embedBold r:id="rId14" w:fontKey="{0BC16F3F-B031-EB43-B780-A85A40602FA5}"/>
    <w:embedItalic r:id="rId15" w:fontKey="{E28FA63C-1AD8-854D-9A22-6E7DF3B70122}"/>
    <w:embedBoldItalic r:id="rId16" w:fontKey="{6D664BE4-5FE2-F049-9EAB-C0E29F3946E1}"/>
  </w:font>
  <w:font w:name="Segoe UI Symbol">
    <w:panose1 w:val="020B0502040204020203"/>
    <w:charset w:val="00"/>
    <w:family w:val="swiss"/>
    <w:pitch w:val="variable"/>
    <w:sig w:usb0="800001E3" w:usb1="1200FFEF" w:usb2="00040000" w:usb3="00000000" w:csb0="00000001" w:csb1="00000000"/>
    <w:embedRegular r:id="rId17" w:fontKey="{CD7143C8-9655-6E42-A374-7CEF03544181}"/>
  </w:font>
  <w:font w:name="Calibri">
    <w:panose1 w:val="020F0502020204030204"/>
    <w:charset w:val="00"/>
    <w:family w:val="swiss"/>
    <w:pitch w:val="variable"/>
    <w:sig w:usb0="E4002EFF" w:usb1="C000247B" w:usb2="00000009" w:usb3="00000000" w:csb0="000001FF" w:csb1="00000000"/>
    <w:embedRegular r:id="rId18" w:fontKey="{3CBBF863-9B2B-8A45-A609-C1FD99C32B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92BE" w14:textId="77777777" w:rsidR="00670817" w:rsidRDefault="0067081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6302"/>
      <w:docPartObj>
        <w:docPartGallery w:val="Page Numbers (Bottom of Page)"/>
        <w:docPartUnique/>
      </w:docPartObj>
    </w:sdtPr>
    <w:sdtContent>
      <w:p w14:paraId="642A80CC" w14:textId="77777777" w:rsidR="003206A7" w:rsidRDefault="003206A7">
        <w:pPr>
          <w:pStyle w:val="a6"/>
          <w:jc w:val="center"/>
        </w:pPr>
        <w:r>
          <w:fldChar w:fldCharType="begin"/>
        </w:r>
        <w:r>
          <w:instrText>PAGE   \* MERGEFORMAT</w:instrText>
        </w:r>
        <w:r>
          <w:fldChar w:fldCharType="separate"/>
        </w:r>
        <w:r>
          <w:rPr>
            <w:lang w:val="zh-CN" w:eastAsia="zh-CN"/>
          </w:rPr>
          <w:t>2</w:t>
        </w:r>
        <w:r>
          <w:fldChar w:fldCharType="end"/>
        </w:r>
      </w:p>
    </w:sdtContent>
  </w:sdt>
  <w:p w14:paraId="3225B5F8" w14:textId="77777777" w:rsidR="00670817" w:rsidRDefault="00670817">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087220"/>
      <w:docPartObj>
        <w:docPartGallery w:val="Page Numbers (Bottom of Page)"/>
        <w:docPartUnique/>
      </w:docPartObj>
    </w:sdtPr>
    <w:sdtContent>
      <w:p w14:paraId="49A7E339" w14:textId="7C8D4BBD" w:rsidR="00670817" w:rsidRDefault="00670817">
        <w:pPr>
          <w:pStyle w:val="a6"/>
        </w:pPr>
        <w:r>
          <w:fldChar w:fldCharType="begin"/>
        </w:r>
        <w:r>
          <w:instrText>PAGE   \* MERGEFORMAT</w:instrText>
        </w:r>
        <w:r>
          <w:fldChar w:fldCharType="separate"/>
        </w:r>
        <w:r>
          <w:rPr>
            <w:lang w:val="zh-CN" w:eastAsia="zh-CN"/>
          </w:rPr>
          <w:t>2</w:t>
        </w:r>
        <w:r>
          <w:fldChar w:fldCharType="end"/>
        </w:r>
      </w:p>
    </w:sdtContent>
  </w:sdt>
  <w:p w14:paraId="289FA6CB" w14:textId="77777777" w:rsidR="00670817" w:rsidRDefault="0067081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04FA" w14:textId="77777777" w:rsidR="00A716D4" w:rsidRDefault="00A716D4">
      <w:pPr>
        <w:pStyle w:val="a6"/>
        <w:rPr>
          <w:lang w:val="en-GB"/>
        </w:rPr>
      </w:pPr>
    </w:p>
    <w:p w14:paraId="629AF30A" w14:textId="77777777" w:rsidR="00A716D4" w:rsidRDefault="00A716D4"/>
  </w:footnote>
  <w:footnote w:type="continuationSeparator" w:id="0">
    <w:p w14:paraId="2FE884A1" w14:textId="77777777" w:rsidR="00A716D4" w:rsidRDefault="00A716D4">
      <w:r>
        <w:continuationSeparator/>
      </w:r>
    </w:p>
    <w:p w14:paraId="0634DC59" w14:textId="77777777" w:rsidR="00A716D4" w:rsidRDefault="00A716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241C" w14:textId="77777777" w:rsidR="00670817" w:rsidRDefault="006708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7B10" w14:textId="77777777" w:rsidR="00670817" w:rsidRDefault="0067081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1200"/>
      <w:gridCol w:w="5760"/>
      <w:gridCol w:w="1920"/>
    </w:tblGrid>
    <w:tr w:rsidR="0029773D" w14:paraId="4C138C2F" w14:textId="77777777">
      <w:trPr>
        <w:trHeight w:val="1438"/>
      </w:trPr>
      <w:tc>
        <w:tcPr>
          <w:tcW w:w="1200" w:type="dxa"/>
        </w:tcPr>
        <w:p w14:paraId="70868039" w14:textId="4C74B09F" w:rsidR="0029773D" w:rsidRDefault="0029773D">
          <w:pPr>
            <w:pStyle w:val="a5"/>
            <w:rPr>
              <w:sz w:val="10"/>
            </w:rPr>
          </w:pPr>
        </w:p>
      </w:tc>
      <w:tc>
        <w:tcPr>
          <w:tcW w:w="5760" w:type="dxa"/>
        </w:tcPr>
        <w:p w14:paraId="37EFCDF7" w14:textId="467158BD" w:rsidR="0029773D" w:rsidRDefault="0029773D">
          <w:pPr>
            <w:pStyle w:val="a5"/>
            <w:spacing w:before="0" w:beforeAutospacing="0"/>
            <w:jc w:val="center"/>
            <w:rPr>
              <w:i w:val="0"/>
              <w:iCs/>
              <w:sz w:val="18"/>
            </w:rPr>
          </w:pPr>
        </w:p>
      </w:tc>
      <w:tc>
        <w:tcPr>
          <w:tcW w:w="1920" w:type="dxa"/>
        </w:tcPr>
        <w:p w14:paraId="05BD5932" w14:textId="05661D29" w:rsidR="0029773D" w:rsidRDefault="0029773D">
          <w:pPr>
            <w:pStyle w:val="a5"/>
            <w:jc w:val="right"/>
            <w:rPr>
              <w:sz w:val="10"/>
            </w:rPr>
          </w:pPr>
        </w:p>
      </w:tc>
    </w:tr>
  </w:tbl>
  <w:p w14:paraId="24F5C9AF" w14:textId="77777777" w:rsidR="0029773D" w:rsidRDefault="0029773D" w:rsidP="00D27D8B">
    <w:pPr>
      <w:pStyle w:val="a5"/>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4616BEB"/>
    <w:multiLevelType w:val="multilevel"/>
    <w:tmpl w:val="D8AA80C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610431077">
    <w:abstractNumId w:val="6"/>
  </w:num>
  <w:num w:numId="2" w16cid:durableId="1543328181">
    <w:abstractNumId w:val="6"/>
  </w:num>
  <w:num w:numId="3" w16cid:durableId="687146279">
    <w:abstractNumId w:val="6"/>
  </w:num>
  <w:num w:numId="4" w16cid:durableId="1078476527">
    <w:abstractNumId w:val="6"/>
  </w:num>
  <w:num w:numId="5" w16cid:durableId="1995451556">
    <w:abstractNumId w:val="0"/>
  </w:num>
  <w:num w:numId="6" w16cid:durableId="1889992732">
    <w:abstractNumId w:val="2"/>
  </w:num>
  <w:num w:numId="7" w16cid:durableId="1736704193">
    <w:abstractNumId w:val="7"/>
  </w:num>
  <w:num w:numId="8" w16cid:durableId="764615036">
    <w:abstractNumId w:val="1"/>
  </w:num>
  <w:num w:numId="9" w16cid:durableId="664477113">
    <w:abstractNumId w:val="4"/>
  </w:num>
  <w:num w:numId="10" w16cid:durableId="1375346198">
    <w:abstractNumId w:val="12"/>
  </w:num>
  <w:num w:numId="11" w16cid:durableId="107311088">
    <w:abstractNumId w:val="10"/>
  </w:num>
  <w:num w:numId="12" w16cid:durableId="99617623">
    <w:abstractNumId w:val="6"/>
  </w:num>
  <w:num w:numId="13" w16cid:durableId="1854605972">
    <w:abstractNumId w:val="6"/>
  </w:num>
  <w:num w:numId="14" w16cid:durableId="326982617">
    <w:abstractNumId w:val="6"/>
  </w:num>
  <w:num w:numId="15" w16cid:durableId="1924949778">
    <w:abstractNumId w:val="6"/>
  </w:num>
  <w:num w:numId="16" w16cid:durableId="234703062">
    <w:abstractNumId w:val="0"/>
  </w:num>
  <w:num w:numId="17" w16cid:durableId="1272396431">
    <w:abstractNumId w:val="2"/>
  </w:num>
  <w:num w:numId="18" w16cid:durableId="1862085105">
    <w:abstractNumId w:val="7"/>
  </w:num>
  <w:num w:numId="19" w16cid:durableId="77486109">
    <w:abstractNumId w:val="1"/>
  </w:num>
  <w:num w:numId="20" w16cid:durableId="1248539544">
    <w:abstractNumId w:val="4"/>
  </w:num>
  <w:num w:numId="21" w16cid:durableId="30887898">
    <w:abstractNumId w:val="0"/>
  </w:num>
  <w:num w:numId="22" w16cid:durableId="747118743">
    <w:abstractNumId w:val="6"/>
  </w:num>
  <w:num w:numId="23" w16cid:durableId="233665042">
    <w:abstractNumId w:val="6"/>
  </w:num>
  <w:num w:numId="24" w16cid:durableId="879976102">
    <w:abstractNumId w:val="6"/>
  </w:num>
  <w:num w:numId="25" w16cid:durableId="580258591">
    <w:abstractNumId w:val="6"/>
  </w:num>
  <w:num w:numId="26" w16cid:durableId="1415588078">
    <w:abstractNumId w:val="8"/>
  </w:num>
  <w:num w:numId="27" w16cid:durableId="116997216">
    <w:abstractNumId w:val="9"/>
  </w:num>
  <w:num w:numId="28" w16cid:durableId="421797948">
    <w:abstractNumId w:val="3"/>
  </w:num>
  <w:num w:numId="29" w16cid:durableId="1572733032">
    <w:abstractNumId w:val="5"/>
  </w:num>
  <w:num w:numId="30" w16cid:durableId="200679302">
    <w:abstractNumId w:val="6"/>
  </w:num>
  <w:num w:numId="31" w16cid:durableId="556356582">
    <w:abstractNumId w:val="6"/>
  </w:num>
  <w:num w:numId="32" w16cid:durableId="962661167">
    <w:abstractNumId w:val="6"/>
  </w:num>
  <w:num w:numId="33" w16cid:durableId="797838051">
    <w:abstractNumId w:val="6"/>
  </w:num>
  <w:num w:numId="34" w16cid:durableId="1037437425">
    <w:abstractNumId w:val="6"/>
  </w:num>
  <w:num w:numId="35" w16cid:durableId="1628707268">
    <w:abstractNumId w:val="6"/>
  </w:num>
  <w:num w:numId="36" w16cid:durableId="1628507819">
    <w:abstractNumId w:val="6"/>
  </w:num>
  <w:num w:numId="37" w16cid:durableId="2113624180">
    <w:abstractNumId w:val="6"/>
  </w:num>
  <w:num w:numId="38" w16cid:durableId="2131431996">
    <w:abstractNumId w:val="6"/>
  </w:num>
  <w:num w:numId="39" w16cid:durableId="1561093797">
    <w:abstractNumId w:val="6"/>
  </w:num>
  <w:num w:numId="40" w16cid:durableId="2017070960">
    <w:abstractNumId w:val="6"/>
  </w:num>
  <w:num w:numId="41" w16cid:durableId="83386091">
    <w:abstractNumId w:val="6"/>
  </w:num>
  <w:num w:numId="42" w16cid:durableId="665791839">
    <w:abstractNumId w:val="6"/>
  </w:num>
  <w:num w:numId="43" w16cid:durableId="1774284866">
    <w:abstractNumId w:val="6"/>
  </w:num>
  <w:num w:numId="44" w16cid:durableId="1663192405">
    <w:abstractNumId w:val="6"/>
  </w:num>
  <w:num w:numId="45" w16cid:durableId="1307663102">
    <w:abstractNumId w:val="6"/>
  </w:num>
  <w:num w:numId="46" w16cid:durableId="1491872398">
    <w:abstractNumId w:val="11"/>
  </w:num>
  <w:num w:numId="47" w16cid:durableId="124008013">
    <w:abstractNumId w:val="6"/>
  </w:num>
  <w:num w:numId="48" w16cid:durableId="1416131675">
    <w:abstractNumId w:val="6"/>
  </w:num>
  <w:num w:numId="49" w16cid:durableId="2002656325">
    <w:abstractNumId w:val="6"/>
  </w:num>
  <w:num w:numId="50" w16cid:durableId="657462612">
    <w:abstractNumId w:val="6"/>
  </w:num>
  <w:num w:numId="51" w16cid:durableId="1684163236">
    <w:abstractNumId w:val="6"/>
  </w:num>
  <w:num w:numId="52" w16cid:durableId="593517323">
    <w:abstractNumId w:val="6"/>
  </w:num>
  <w:num w:numId="53" w16cid:durableId="1864510161">
    <w:abstractNumId w:val="6"/>
  </w:num>
  <w:num w:numId="54" w16cid:durableId="1684697348">
    <w:abstractNumId w:val="6"/>
  </w:num>
  <w:num w:numId="55" w16cid:durableId="1739859338">
    <w:abstractNumId w:val="6"/>
  </w:num>
  <w:num w:numId="56" w16cid:durableId="779835855">
    <w:abstractNumId w:val="6"/>
  </w:num>
  <w:num w:numId="57" w16cid:durableId="585041441">
    <w:abstractNumId w:val="6"/>
  </w:num>
  <w:num w:numId="58" w16cid:durableId="1449426133">
    <w:abstractNumId w:val="6"/>
  </w:num>
  <w:num w:numId="59" w16cid:durableId="764039275">
    <w:abstractNumId w:val="6"/>
  </w:num>
  <w:num w:numId="60" w16cid:durableId="820922456">
    <w:abstractNumId w:val="6"/>
  </w:num>
  <w:num w:numId="61" w16cid:durableId="1500465083">
    <w:abstractNumId w:val="6"/>
  </w:num>
  <w:num w:numId="62" w16cid:durableId="853149991">
    <w:abstractNumId w:val="6"/>
  </w:num>
  <w:num w:numId="63" w16cid:durableId="343367532">
    <w:abstractNumId w:val="6"/>
  </w:num>
  <w:num w:numId="64" w16cid:durableId="1666978067">
    <w:abstractNumId w:val="6"/>
  </w:num>
  <w:num w:numId="65" w16cid:durableId="1054308522">
    <w:abstractNumId w:val="6"/>
  </w:num>
  <w:num w:numId="66" w16cid:durableId="739254876">
    <w:abstractNumId w:val="6"/>
  </w:num>
  <w:num w:numId="67" w16cid:durableId="1999918838">
    <w:abstractNumId w:val="6"/>
  </w:num>
  <w:num w:numId="68" w16cid:durableId="191250193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88101">
    <w15:presenceInfo w15:providerId="AD" w15:userId="S::a88101@3659.pro::d65deb58-5eb0-4294-a614-244577d84c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intPostScriptOverText/>
  <w:embedTrueTypeFonts/>
  <w:bordersDoNotSurroundHeader/>
  <w:bordersDoNotSurroundFooter/>
  <w:proofState w:spelling="clean" w:grammar="clean"/>
  <w:attachedTemplate r:id="rId1"/>
  <w:trackRevisions/>
  <w:defaultTabStop w:val="720"/>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D3"/>
    <w:rsid w:val="00003943"/>
    <w:rsid w:val="00005C26"/>
    <w:rsid w:val="00014B83"/>
    <w:rsid w:val="000160B8"/>
    <w:rsid w:val="000161C9"/>
    <w:rsid w:val="00031745"/>
    <w:rsid w:val="00047FB3"/>
    <w:rsid w:val="00053F38"/>
    <w:rsid w:val="00060B18"/>
    <w:rsid w:val="00065FF9"/>
    <w:rsid w:val="00066104"/>
    <w:rsid w:val="000738DA"/>
    <w:rsid w:val="00086FA7"/>
    <w:rsid w:val="000920A6"/>
    <w:rsid w:val="000A24F1"/>
    <w:rsid w:val="000B2218"/>
    <w:rsid w:val="000B31E3"/>
    <w:rsid w:val="000B4943"/>
    <w:rsid w:val="000B59F4"/>
    <w:rsid w:val="000B6394"/>
    <w:rsid w:val="000C004B"/>
    <w:rsid w:val="000C44B5"/>
    <w:rsid w:val="000C5AF9"/>
    <w:rsid w:val="000D5BC3"/>
    <w:rsid w:val="000E3B3C"/>
    <w:rsid w:val="000F6B62"/>
    <w:rsid w:val="000F7B05"/>
    <w:rsid w:val="00110D90"/>
    <w:rsid w:val="00134071"/>
    <w:rsid w:val="00150DBE"/>
    <w:rsid w:val="0017169B"/>
    <w:rsid w:val="00172C40"/>
    <w:rsid w:val="0018680D"/>
    <w:rsid w:val="001954B4"/>
    <w:rsid w:val="001A15EB"/>
    <w:rsid w:val="001A1B9B"/>
    <w:rsid w:val="001A257D"/>
    <w:rsid w:val="001B4129"/>
    <w:rsid w:val="001C125C"/>
    <w:rsid w:val="001C20AF"/>
    <w:rsid w:val="001C3FCE"/>
    <w:rsid w:val="001C630A"/>
    <w:rsid w:val="001D3CC2"/>
    <w:rsid w:val="001D7749"/>
    <w:rsid w:val="001E5E87"/>
    <w:rsid w:val="001F5D92"/>
    <w:rsid w:val="00202E24"/>
    <w:rsid w:val="00205178"/>
    <w:rsid w:val="00215A51"/>
    <w:rsid w:val="00224E61"/>
    <w:rsid w:val="00232E1A"/>
    <w:rsid w:val="00246516"/>
    <w:rsid w:val="00250B2F"/>
    <w:rsid w:val="002639E9"/>
    <w:rsid w:val="002705E2"/>
    <w:rsid w:val="00271E66"/>
    <w:rsid w:val="00273ACF"/>
    <w:rsid w:val="002772B6"/>
    <w:rsid w:val="002809C9"/>
    <w:rsid w:val="00280F4C"/>
    <w:rsid w:val="002973C7"/>
    <w:rsid w:val="0029773D"/>
    <w:rsid w:val="002A6B57"/>
    <w:rsid w:val="002A74F4"/>
    <w:rsid w:val="002C5745"/>
    <w:rsid w:val="002D18E4"/>
    <w:rsid w:val="002D506B"/>
    <w:rsid w:val="002F6E80"/>
    <w:rsid w:val="003074D2"/>
    <w:rsid w:val="00317B87"/>
    <w:rsid w:val="003206A7"/>
    <w:rsid w:val="00322F7D"/>
    <w:rsid w:val="003518B4"/>
    <w:rsid w:val="00361319"/>
    <w:rsid w:val="00372005"/>
    <w:rsid w:val="00382F30"/>
    <w:rsid w:val="003A13E7"/>
    <w:rsid w:val="003A2318"/>
    <w:rsid w:val="003A2BF7"/>
    <w:rsid w:val="003B4100"/>
    <w:rsid w:val="003B467F"/>
    <w:rsid w:val="003C09B5"/>
    <w:rsid w:val="003D5FD4"/>
    <w:rsid w:val="003E5E68"/>
    <w:rsid w:val="003F1808"/>
    <w:rsid w:val="003F51A5"/>
    <w:rsid w:val="00401CDD"/>
    <w:rsid w:val="0040501B"/>
    <w:rsid w:val="00414C50"/>
    <w:rsid w:val="004213EC"/>
    <w:rsid w:val="004239FF"/>
    <w:rsid w:val="00423B0F"/>
    <w:rsid w:val="00426246"/>
    <w:rsid w:val="00444364"/>
    <w:rsid w:val="00457A82"/>
    <w:rsid w:val="00462FA2"/>
    <w:rsid w:val="00473216"/>
    <w:rsid w:val="00480ACE"/>
    <w:rsid w:val="00482B94"/>
    <w:rsid w:val="0049656C"/>
    <w:rsid w:val="004978E0"/>
    <w:rsid w:val="004A4080"/>
    <w:rsid w:val="004B4E07"/>
    <w:rsid w:val="004C07BB"/>
    <w:rsid w:val="004C1EC6"/>
    <w:rsid w:val="004C36D6"/>
    <w:rsid w:val="004D0F8C"/>
    <w:rsid w:val="004D1AC2"/>
    <w:rsid w:val="004E3DF6"/>
    <w:rsid w:val="004E5056"/>
    <w:rsid w:val="004E685C"/>
    <w:rsid w:val="00511B76"/>
    <w:rsid w:val="00511D5F"/>
    <w:rsid w:val="0051288C"/>
    <w:rsid w:val="005139DB"/>
    <w:rsid w:val="005148BA"/>
    <w:rsid w:val="00517304"/>
    <w:rsid w:val="0053312F"/>
    <w:rsid w:val="005363D8"/>
    <w:rsid w:val="00540F03"/>
    <w:rsid w:val="005631FC"/>
    <w:rsid w:val="00570530"/>
    <w:rsid w:val="00573D48"/>
    <w:rsid w:val="005854DF"/>
    <w:rsid w:val="0058796D"/>
    <w:rsid w:val="00590349"/>
    <w:rsid w:val="00595E73"/>
    <w:rsid w:val="005A0613"/>
    <w:rsid w:val="005A06F1"/>
    <w:rsid w:val="005A07D6"/>
    <w:rsid w:val="005A35AB"/>
    <w:rsid w:val="005B4196"/>
    <w:rsid w:val="005B4C49"/>
    <w:rsid w:val="005C0BC1"/>
    <w:rsid w:val="005C2CC2"/>
    <w:rsid w:val="005D08FC"/>
    <w:rsid w:val="005D46B3"/>
    <w:rsid w:val="005E6B46"/>
    <w:rsid w:val="005F6ACA"/>
    <w:rsid w:val="006104F5"/>
    <w:rsid w:val="00613538"/>
    <w:rsid w:val="006252F1"/>
    <w:rsid w:val="00644BC3"/>
    <w:rsid w:val="00656EA6"/>
    <w:rsid w:val="00660EF9"/>
    <w:rsid w:val="00661E50"/>
    <w:rsid w:val="006672EE"/>
    <w:rsid w:val="00670817"/>
    <w:rsid w:val="00696A77"/>
    <w:rsid w:val="00696B89"/>
    <w:rsid w:val="006B54F9"/>
    <w:rsid w:val="006B7482"/>
    <w:rsid w:val="006D1C54"/>
    <w:rsid w:val="006D2A7D"/>
    <w:rsid w:val="006E0B86"/>
    <w:rsid w:val="006E22F6"/>
    <w:rsid w:val="006F57BB"/>
    <w:rsid w:val="00702854"/>
    <w:rsid w:val="00710021"/>
    <w:rsid w:val="00717AB7"/>
    <w:rsid w:val="00720C78"/>
    <w:rsid w:val="00724A9B"/>
    <w:rsid w:val="00727D54"/>
    <w:rsid w:val="00731469"/>
    <w:rsid w:val="00733133"/>
    <w:rsid w:val="00736036"/>
    <w:rsid w:val="00753F53"/>
    <w:rsid w:val="00764AC0"/>
    <w:rsid w:val="00772571"/>
    <w:rsid w:val="00784392"/>
    <w:rsid w:val="007B40AA"/>
    <w:rsid w:val="007C209F"/>
    <w:rsid w:val="007C22BB"/>
    <w:rsid w:val="007D3D4C"/>
    <w:rsid w:val="007F0F12"/>
    <w:rsid w:val="007F5A1D"/>
    <w:rsid w:val="007F6E13"/>
    <w:rsid w:val="00803644"/>
    <w:rsid w:val="00833ED0"/>
    <w:rsid w:val="0084104E"/>
    <w:rsid w:val="008428EC"/>
    <w:rsid w:val="0084470D"/>
    <w:rsid w:val="008605D3"/>
    <w:rsid w:val="00872AEA"/>
    <w:rsid w:val="00872E63"/>
    <w:rsid w:val="008809DB"/>
    <w:rsid w:val="0088348E"/>
    <w:rsid w:val="00885B77"/>
    <w:rsid w:val="0089670B"/>
    <w:rsid w:val="008A595F"/>
    <w:rsid w:val="008A5ED9"/>
    <w:rsid w:val="008B20FA"/>
    <w:rsid w:val="008B704F"/>
    <w:rsid w:val="008C073E"/>
    <w:rsid w:val="008C090C"/>
    <w:rsid w:val="008D0451"/>
    <w:rsid w:val="008D32A7"/>
    <w:rsid w:val="008D5CFA"/>
    <w:rsid w:val="008D763D"/>
    <w:rsid w:val="008E0200"/>
    <w:rsid w:val="008E08C5"/>
    <w:rsid w:val="008E0DAD"/>
    <w:rsid w:val="008E1EF7"/>
    <w:rsid w:val="008E5F12"/>
    <w:rsid w:val="008F0245"/>
    <w:rsid w:val="00900993"/>
    <w:rsid w:val="009127AD"/>
    <w:rsid w:val="009228AE"/>
    <w:rsid w:val="00926C1F"/>
    <w:rsid w:val="009271BB"/>
    <w:rsid w:val="0093022B"/>
    <w:rsid w:val="00931A3D"/>
    <w:rsid w:val="009541DB"/>
    <w:rsid w:val="00966B9A"/>
    <w:rsid w:val="00967F0E"/>
    <w:rsid w:val="0097414A"/>
    <w:rsid w:val="00975E39"/>
    <w:rsid w:val="00986C56"/>
    <w:rsid w:val="00995B2F"/>
    <w:rsid w:val="009A4A3B"/>
    <w:rsid w:val="009B0D83"/>
    <w:rsid w:val="009B22E1"/>
    <w:rsid w:val="009B4E99"/>
    <w:rsid w:val="009D10D0"/>
    <w:rsid w:val="009D759E"/>
    <w:rsid w:val="009E1FA8"/>
    <w:rsid w:val="009E27D1"/>
    <w:rsid w:val="00A036B7"/>
    <w:rsid w:val="00A05B39"/>
    <w:rsid w:val="00A203AA"/>
    <w:rsid w:val="00A2436F"/>
    <w:rsid w:val="00A474C2"/>
    <w:rsid w:val="00A50067"/>
    <w:rsid w:val="00A54F55"/>
    <w:rsid w:val="00A70E83"/>
    <w:rsid w:val="00A716D4"/>
    <w:rsid w:val="00A7479F"/>
    <w:rsid w:val="00A83F95"/>
    <w:rsid w:val="00A84137"/>
    <w:rsid w:val="00A904E4"/>
    <w:rsid w:val="00A94D19"/>
    <w:rsid w:val="00A94E4E"/>
    <w:rsid w:val="00AA235F"/>
    <w:rsid w:val="00AA6D91"/>
    <w:rsid w:val="00AC480D"/>
    <w:rsid w:val="00AC62EF"/>
    <w:rsid w:val="00AE3512"/>
    <w:rsid w:val="00AE3B2D"/>
    <w:rsid w:val="00AE50D2"/>
    <w:rsid w:val="00AF585D"/>
    <w:rsid w:val="00B04DC9"/>
    <w:rsid w:val="00B05651"/>
    <w:rsid w:val="00B10347"/>
    <w:rsid w:val="00B16AEF"/>
    <w:rsid w:val="00B16D43"/>
    <w:rsid w:val="00B23EBA"/>
    <w:rsid w:val="00B24B94"/>
    <w:rsid w:val="00B2512C"/>
    <w:rsid w:val="00B34616"/>
    <w:rsid w:val="00B57D0B"/>
    <w:rsid w:val="00B60D6E"/>
    <w:rsid w:val="00B82BB2"/>
    <w:rsid w:val="00BA3FD8"/>
    <w:rsid w:val="00BA65B6"/>
    <w:rsid w:val="00BB3A26"/>
    <w:rsid w:val="00BB4537"/>
    <w:rsid w:val="00BB5A8F"/>
    <w:rsid w:val="00BB5B56"/>
    <w:rsid w:val="00BC011A"/>
    <w:rsid w:val="00BC220D"/>
    <w:rsid w:val="00BC4844"/>
    <w:rsid w:val="00BC7218"/>
    <w:rsid w:val="00BD3B1D"/>
    <w:rsid w:val="00BD45C2"/>
    <w:rsid w:val="00C03226"/>
    <w:rsid w:val="00C079DB"/>
    <w:rsid w:val="00C11500"/>
    <w:rsid w:val="00C12570"/>
    <w:rsid w:val="00C25C60"/>
    <w:rsid w:val="00C266CA"/>
    <w:rsid w:val="00C27C1A"/>
    <w:rsid w:val="00C333D3"/>
    <w:rsid w:val="00C36648"/>
    <w:rsid w:val="00C415B9"/>
    <w:rsid w:val="00C50336"/>
    <w:rsid w:val="00C61A66"/>
    <w:rsid w:val="00C63136"/>
    <w:rsid w:val="00C70B01"/>
    <w:rsid w:val="00C71423"/>
    <w:rsid w:val="00C80078"/>
    <w:rsid w:val="00C83C47"/>
    <w:rsid w:val="00C83EE5"/>
    <w:rsid w:val="00C85FDC"/>
    <w:rsid w:val="00CB244C"/>
    <w:rsid w:val="00CB7886"/>
    <w:rsid w:val="00CC2BD3"/>
    <w:rsid w:val="00CC3182"/>
    <w:rsid w:val="00CC37AB"/>
    <w:rsid w:val="00CD422C"/>
    <w:rsid w:val="00CD5904"/>
    <w:rsid w:val="00D15666"/>
    <w:rsid w:val="00D27D8B"/>
    <w:rsid w:val="00D32F04"/>
    <w:rsid w:val="00D3488F"/>
    <w:rsid w:val="00D557FE"/>
    <w:rsid w:val="00D66FDB"/>
    <w:rsid w:val="00D676E9"/>
    <w:rsid w:val="00D704DA"/>
    <w:rsid w:val="00D80398"/>
    <w:rsid w:val="00D92B09"/>
    <w:rsid w:val="00D932AB"/>
    <w:rsid w:val="00D97458"/>
    <w:rsid w:val="00DA0BCC"/>
    <w:rsid w:val="00DB3BAA"/>
    <w:rsid w:val="00DB7CD4"/>
    <w:rsid w:val="00DD5163"/>
    <w:rsid w:val="00DE3AB9"/>
    <w:rsid w:val="00DE6C09"/>
    <w:rsid w:val="00DF0E19"/>
    <w:rsid w:val="00DF6474"/>
    <w:rsid w:val="00E07964"/>
    <w:rsid w:val="00E221BB"/>
    <w:rsid w:val="00E23305"/>
    <w:rsid w:val="00E2653D"/>
    <w:rsid w:val="00E2714A"/>
    <w:rsid w:val="00E27C55"/>
    <w:rsid w:val="00E316E1"/>
    <w:rsid w:val="00E34D4C"/>
    <w:rsid w:val="00E37FE1"/>
    <w:rsid w:val="00E427DE"/>
    <w:rsid w:val="00E5079E"/>
    <w:rsid w:val="00E543EE"/>
    <w:rsid w:val="00E551F6"/>
    <w:rsid w:val="00E556C8"/>
    <w:rsid w:val="00E5724D"/>
    <w:rsid w:val="00E60BC0"/>
    <w:rsid w:val="00E718BF"/>
    <w:rsid w:val="00E82FE9"/>
    <w:rsid w:val="00E90484"/>
    <w:rsid w:val="00E96640"/>
    <w:rsid w:val="00EA44E1"/>
    <w:rsid w:val="00EB345B"/>
    <w:rsid w:val="00ED22FE"/>
    <w:rsid w:val="00EE25B9"/>
    <w:rsid w:val="00EE36C2"/>
    <w:rsid w:val="00EF05A9"/>
    <w:rsid w:val="00F137DB"/>
    <w:rsid w:val="00F30410"/>
    <w:rsid w:val="00F4243D"/>
    <w:rsid w:val="00F5269F"/>
    <w:rsid w:val="00F62F4A"/>
    <w:rsid w:val="00F675AA"/>
    <w:rsid w:val="00F8497A"/>
    <w:rsid w:val="00F93A70"/>
    <w:rsid w:val="00F96777"/>
    <w:rsid w:val="00FB3F7B"/>
    <w:rsid w:val="00FD0295"/>
    <w:rsid w:val="00FE3CBB"/>
    <w:rsid w:val="00FF3DD6"/>
    <w:rsid w:val="00FF49EA"/>
    <w:rsid w:val="00FF5B9D"/>
    <w:rsid w:val="00FF5F4E"/>
    <w:rsid w:val="00FF7E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D87546"/>
  <w14:discardImageEditingData/>
  <w14:defaultImageDpi w14:val="330"/>
  <w15:docId w15:val="{0C725987-4947-4902-AEF7-59E78A76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A3B"/>
    <w:pPr>
      <w:widowControl w:val="0"/>
    </w:pPr>
    <w:rPr>
      <w:lang w:val="en-GB"/>
    </w:rPr>
  </w:style>
  <w:style w:type="paragraph" w:styleId="2">
    <w:name w:val="heading 2"/>
    <w:basedOn w:val="a"/>
    <w:next w:val="a"/>
    <w:link w:val="20"/>
    <w:uiPriority w:val="9"/>
    <w:semiHidden/>
    <w:unhideWhenUsed/>
    <w:qFormat/>
    <w:rsid w:val="009E1F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autoRedefine/>
    <w:qFormat/>
    <w:pPr>
      <w:keepNext/>
      <w:pBdr>
        <w:top w:val="single" w:sz="4" w:space="1" w:color="auto"/>
        <w:left w:val="single" w:sz="4" w:space="4" w:color="auto"/>
        <w:bottom w:val="single" w:sz="4" w:space="1" w:color="auto"/>
        <w:right w:val="single" w:sz="4" w:space="4" w:color="auto"/>
      </w:pBdr>
      <w:ind w:right="113"/>
      <w:outlineLvl w:val="2"/>
    </w:pPr>
    <w:rPr>
      <w:b/>
      <w:bCs/>
      <w:szCs w:val="24"/>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rPr>
  </w:style>
  <w:style w:type="paragraph" w:customStyle="1" w:styleId="Els-2ndorder-head">
    <w:name w:val="Els-2ndorder-head"/>
    <w:next w:val="Els-body-text"/>
    <w:pPr>
      <w:keepNext/>
      <w:numPr>
        <w:ilvl w:val="1"/>
        <w:numId w:val="23"/>
      </w:numPr>
      <w:suppressAutoHyphens/>
      <w:spacing w:before="240" w:after="240" w:line="240" w:lineRule="exact"/>
    </w:pPr>
    <w:rPr>
      <w:i/>
    </w:rPr>
  </w:style>
  <w:style w:type="paragraph" w:customStyle="1" w:styleId="Els-3rdorder-head">
    <w:name w:val="Els-3rdorder-head"/>
    <w:next w:val="Els-body-text"/>
    <w:pPr>
      <w:keepNext/>
      <w:numPr>
        <w:ilvl w:val="2"/>
        <w:numId w:val="24"/>
      </w:numPr>
      <w:suppressAutoHyphens/>
      <w:spacing w:before="240" w:line="240" w:lineRule="exact"/>
    </w:pPr>
    <w:rPr>
      <w:i/>
    </w:rPr>
  </w:style>
  <w:style w:type="paragraph" w:customStyle="1" w:styleId="Els-4thorder-head">
    <w:name w:val="Els-4thorder-head"/>
    <w:next w:val="Els-body-text"/>
    <w:pPr>
      <w:keepNext/>
      <w:numPr>
        <w:ilvl w:val="3"/>
        <w:numId w:val="25"/>
      </w:numPr>
      <w:suppressAutoHyphens/>
      <w:spacing w:before="240" w:line="240" w:lineRule="exact"/>
    </w:pPr>
    <w:rPr>
      <w:i/>
    </w:rPr>
  </w:style>
  <w:style w:type="paragraph" w:customStyle="1" w:styleId="Els-Abstract-head">
    <w:name w:val="Els-Abstract-head"/>
    <w:next w:val="a"/>
    <w:pPr>
      <w:keepNext/>
      <w:pBdr>
        <w:top w:val="single" w:sz="4" w:space="10" w:color="auto"/>
      </w:pBdr>
      <w:suppressAutoHyphens/>
      <w:spacing w:after="220" w:line="220" w:lineRule="exact"/>
    </w:pPr>
    <w:rPr>
      <w:b/>
      <w:sz w:val="18"/>
    </w:rPr>
  </w:style>
  <w:style w:type="paragraph" w:customStyle="1" w:styleId="Els-Abstract-text">
    <w:name w:val="Els-Abstract-text"/>
    <w:next w:val="a"/>
    <w:pPr>
      <w:spacing w:line="220" w:lineRule="exact"/>
      <w:jc w:val="both"/>
    </w:pPr>
    <w:rPr>
      <w:sz w:val="18"/>
    </w:rPr>
  </w:style>
  <w:style w:type="paragraph" w:customStyle="1" w:styleId="Els-acknowledgement">
    <w:name w:val="Els-acknowledgement"/>
    <w:next w:val="a"/>
    <w:pPr>
      <w:keepNext/>
      <w:spacing w:before="480" w:after="240" w:line="220" w:lineRule="exact"/>
    </w:pPr>
    <w:rPr>
      <w:b/>
    </w:rPr>
  </w:style>
  <w:style w:type="paragraph" w:customStyle="1" w:styleId="Els-aditional-article-history">
    <w:name w:val="Els-aditional-article-history"/>
    <w:basedOn w:val="a"/>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rPr>
  </w:style>
  <w:style w:type="paragraph" w:customStyle="1" w:styleId="Els-appendixhead">
    <w:name w:val="Els-appendixhead"/>
    <w:next w:val="a"/>
    <w:pPr>
      <w:numPr>
        <w:numId w:val="17"/>
      </w:numPr>
      <w:spacing w:before="480" w:after="240" w:line="220" w:lineRule="exact"/>
    </w:pPr>
    <w:rPr>
      <w:b/>
    </w:rPr>
  </w:style>
  <w:style w:type="paragraph" w:customStyle="1" w:styleId="Els-appendixsubhead">
    <w:name w:val="Els-appendixsubhead"/>
    <w:next w:val="a"/>
    <w:pPr>
      <w:numPr>
        <w:ilvl w:val="1"/>
        <w:numId w:val="18"/>
      </w:numPr>
      <w:spacing w:before="240" w:after="240" w:line="220" w:lineRule="exact"/>
    </w:pPr>
    <w:rPr>
      <w:i/>
    </w:rPr>
  </w:style>
  <w:style w:type="paragraph" w:customStyle="1" w:styleId="Els-Author">
    <w:name w:val="Els-Author"/>
    <w:next w:val="a"/>
    <w:pPr>
      <w:keepNext/>
      <w:suppressAutoHyphens/>
      <w:spacing w:after="160" w:line="300" w:lineRule="exact"/>
      <w:jc w:val="center"/>
    </w:pPr>
    <w:rPr>
      <w:noProof/>
      <w:sz w:val="26"/>
    </w:rPr>
  </w:style>
  <w:style w:type="paragraph" w:customStyle="1" w:styleId="Els-body-text">
    <w:name w:val="Els-body-text"/>
    <w:pPr>
      <w:spacing w:line="240" w:lineRule="exact"/>
      <w:ind w:firstLine="238"/>
      <w:jc w:val="both"/>
    </w:p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rPr>
  </w:style>
  <w:style w:type="paragraph" w:customStyle="1" w:styleId="Els-chem-equation">
    <w:name w:val="Els-chem-equation"/>
    <w:next w:val="Els-body-text"/>
    <w:pPr>
      <w:tabs>
        <w:tab w:val="right" w:pos="4320"/>
        <w:tab w:val="right" w:pos="9120"/>
      </w:tabs>
      <w:spacing w:before="120" w:after="120" w:line="220" w:lineRule="exact"/>
    </w:pPr>
    <w:rPr>
      <w:noProof/>
      <w:sz w:val="18"/>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rPr>
  </w:style>
  <w:style w:type="paragraph" w:customStyle="1" w:styleId="Els-dedicated-to">
    <w:name w:val="Els-dedicated-to"/>
    <w:basedOn w:val="Els-presented-by"/>
    <w:rPr>
      <w:b w:val="0"/>
    </w:rPr>
  </w:style>
  <w:style w:type="paragraph" w:customStyle="1" w:styleId="Els-equation">
    <w:name w:val="Els-equation"/>
    <w:next w:val="a"/>
    <w:pPr>
      <w:widowControl w:val="0"/>
      <w:tabs>
        <w:tab w:val="right" w:pos="4320"/>
        <w:tab w:val="right" w:pos="9120"/>
      </w:tabs>
      <w:spacing w:before="240" w:after="240"/>
      <w:ind w:left="482"/>
    </w:pPr>
    <w:rPr>
      <w:i/>
      <w:noProof/>
    </w:rPr>
  </w:style>
  <w:style w:type="paragraph" w:customStyle="1" w:styleId="Els-footnote">
    <w:name w:val="Els-footnote"/>
    <w:pPr>
      <w:keepLines/>
      <w:widowControl w:val="0"/>
      <w:spacing w:line="200" w:lineRule="exact"/>
      <w:ind w:firstLine="240"/>
      <w:jc w:val="both"/>
    </w:pPr>
    <w:rPr>
      <w:sz w:val="16"/>
    </w:rPr>
  </w:style>
  <w:style w:type="paragraph" w:customStyle="1" w:styleId="Els-history">
    <w:name w:val="Els-history"/>
    <w:next w:val="a"/>
    <w:pPr>
      <w:spacing w:before="120" w:after="400" w:line="200" w:lineRule="exact"/>
      <w:jc w:val="center"/>
    </w:pPr>
    <w:rPr>
      <w:noProof/>
      <w:sz w:val="16"/>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rPr>
  </w:style>
  <w:style w:type="paragraph" w:customStyle="1" w:styleId="Els-keywords">
    <w:name w:val="Els-keywords"/>
    <w:next w:val="a"/>
    <w:pPr>
      <w:pBdr>
        <w:bottom w:val="single" w:sz="4" w:space="10" w:color="auto"/>
      </w:pBdr>
      <w:spacing w:after="200" w:line="200" w:lineRule="exact"/>
    </w:pPr>
    <w:rPr>
      <w:noProof/>
      <w:sz w:val="16"/>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rPr>
  </w:style>
  <w:style w:type="paragraph" w:customStyle="1" w:styleId="Els-reference-head">
    <w:name w:val="Els-reference-head"/>
    <w:next w:val="Els-reference"/>
    <w:pPr>
      <w:keepNext/>
      <w:spacing w:before="480" w:after="200" w:line="220" w:lineRule="exact"/>
    </w:pPr>
    <w:rPr>
      <w:b/>
    </w:rPr>
  </w:style>
  <w:style w:type="paragraph" w:customStyle="1" w:styleId="Els-reprint-line">
    <w:name w:val="Els-reprint-line"/>
    <w:basedOn w:val="a"/>
    <w:pPr>
      <w:tabs>
        <w:tab w:val="left" w:pos="0"/>
        <w:tab w:val="center" w:pos="5443"/>
      </w:tabs>
      <w:jc w:val="center"/>
    </w:pPr>
    <w:rPr>
      <w:sz w:val="16"/>
    </w:rPr>
  </w:style>
  <w:style w:type="paragraph" w:customStyle="1" w:styleId="Els-table-text">
    <w:name w:val="Els-table-text"/>
    <w:pPr>
      <w:spacing w:after="80" w:line="200" w:lineRule="exact"/>
    </w:pPr>
    <w:rPr>
      <w:sz w:val="16"/>
    </w:rPr>
  </w:style>
  <w:style w:type="paragraph" w:customStyle="1" w:styleId="Els-Title">
    <w:name w:val="Els-Title"/>
    <w:next w:val="Els-Author"/>
    <w:autoRedefine/>
    <w:rsid w:val="009541DB"/>
    <w:pPr>
      <w:suppressAutoHyphens/>
      <w:spacing w:after="240" w:line="400" w:lineRule="exact"/>
    </w:pPr>
    <w:rPr>
      <w:sz w:val="34"/>
    </w:rPr>
  </w:style>
  <w:style w:type="character" w:styleId="a4">
    <w:name w:val="endnote reference"/>
    <w:basedOn w:val="a0"/>
    <w:semiHidden/>
    <w:rPr>
      <w:vertAlign w:val="superscript"/>
    </w:rPr>
  </w:style>
  <w:style w:type="paragraph" w:styleId="a5">
    <w:name w:val="header"/>
    <w:semiHidden/>
    <w:pPr>
      <w:tabs>
        <w:tab w:val="center" w:pos="4706"/>
        <w:tab w:val="right" w:pos="9356"/>
      </w:tabs>
      <w:spacing w:before="100" w:beforeAutospacing="1" w:after="240" w:line="200" w:lineRule="atLeast"/>
    </w:pPr>
    <w:rPr>
      <w:i/>
      <w:noProof/>
      <w:sz w:val="16"/>
    </w:rPr>
  </w:style>
  <w:style w:type="paragraph" w:styleId="a6">
    <w:name w:val="footer"/>
    <w:basedOn w:val="a5"/>
    <w:link w:val="a7"/>
    <w:uiPriority w:val="99"/>
    <w:pPr>
      <w:tabs>
        <w:tab w:val="right" w:pos="10080"/>
      </w:tabs>
    </w:pPr>
    <w:rPr>
      <w:i w:val="0"/>
    </w:rPr>
  </w:style>
  <w:style w:type="character" w:styleId="a8">
    <w:name w:val="footnote reference"/>
    <w:semiHidden/>
    <w:rPr>
      <w:vertAlign w:val="superscript"/>
    </w:rPr>
  </w:style>
  <w:style w:type="paragraph" w:styleId="a9">
    <w:name w:val="footnote text"/>
    <w:basedOn w:val="a"/>
    <w:semiHidden/>
    <w:rPr>
      <w:rFonts w:ascii="Univers" w:hAnsi="Univers"/>
    </w:rPr>
  </w:style>
  <w:style w:type="character" w:styleId="aa">
    <w:name w:val="Hyperlink"/>
    <w:basedOn w:val="a0"/>
    <w:semiHidden/>
    <w:rPr>
      <w:color w:val="auto"/>
      <w:sz w:val="16"/>
      <w:u w:val="none"/>
    </w:rPr>
  </w:style>
  <w:style w:type="character" w:customStyle="1" w:styleId="MTEquationSection">
    <w:name w:val="MTEquationSection"/>
    <w:basedOn w:val="a0"/>
    <w:rPr>
      <w:vanish/>
      <w:color w:val="FF0000"/>
    </w:rPr>
  </w:style>
  <w:style w:type="character" w:styleId="ab">
    <w:name w:val="page number"/>
    <w:basedOn w:val="a0"/>
    <w:semiHidden/>
    <w:rPr>
      <w:sz w:val="16"/>
    </w:rPr>
  </w:style>
  <w:style w:type="paragraph" w:styleId="ac">
    <w:name w:val="Plain Text"/>
    <w:basedOn w:val="a"/>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rPr>
  </w:style>
  <w:style w:type="character" w:styleId="ad">
    <w:name w:val="FollowedHyperlink"/>
    <w:basedOn w:val="a0"/>
    <w:semiHidden/>
    <w:rPr>
      <w:color w:val="800080"/>
      <w:u w:val="single"/>
    </w:rPr>
  </w:style>
  <w:style w:type="character" w:customStyle="1" w:styleId="Els-1storder-headChar">
    <w:name w:val="Els-1storder-head Char"/>
    <w:basedOn w:val="a0"/>
    <w:rPr>
      <w:b/>
      <w:lang w:val="en-US" w:eastAsia="en-US" w:bidi="ar-SA"/>
    </w:rPr>
  </w:style>
  <w:style w:type="character" w:styleId="ae">
    <w:name w:val="annotation reference"/>
    <w:basedOn w:val="a0"/>
    <w:semiHidden/>
    <w:unhideWhenUsed/>
    <w:rPr>
      <w:sz w:val="16"/>
      <w:szCs w:val="16"/>
    </w:rPr>
  </w:style>
  <w:style w:type="paragraph" w:styleId="af">
    <w:name w:val="Balloon Text"/>
    <w:basedOn w:val="a"/>
    <w:rPr>
      <w:rFonts w:ascii="Tahoma" w:hAnsi="Tahoma" w:cs="Tahoma"/>
      <w:sz w:val="16"/>
      <w:szCs w:val="16"/>
    </w:rPr>
  </w:style>
  <w:style w:type="character" w:customStyle="1" w:styleId="BalloonTextChar">
    <w:name w:val="Balloon Text Char"/>
    <w:basedOn w:val="a0"/>
    <w:rPr>
      <w:rFonts w:ascii="Tahoma" w:hAnsi="Tahoma" w:cs="Tahoma"/>
      <w:sz w:val="16"/>
      <w:szCs w:val="16"/>
      <w:lang w:eastAsia="en-US"/>
    </w:rPr>
  </w:style>
  <w:style w:type="paragraph" w:styleId="af0">
    <w:name w:val="annotation text"/>
    <w:basedOn w:val="a"/>
    <w:semiHidden/>
    <w:unhideWhenUsed/>
  </w:style>
  <w:style w:type="character" w:customStyle="1" w:styleId="CommentTextChar">
    <w:name w:val="Comment Text Char"/>
    <w:basedOn w:val="a0"/>
    <w:semiHidden/>
    <w:rPr>
      <w:lang w:val="en-GB"/>
    </w:rPr>
  </w:style>
  <w:style w:type="paragraph" w:styleId="af1">
    <w:name w:val="annotation subject"/>
    <w:basedOn w:val="af0"/>
    <w:next w:val="af0"/>
    <w:semiHidden/>
    <w:unhideWhenUsed/>
    <w:rPr>
      <w:b/>
      <w:bCs/>
    </w:rPr>
  </w:style>
  <w:style w:type="character" w:customStyle="1" w:styleId="CommentSubjectChar">
    <w:name w:val="Comment Subject Char"/>
    <w:basedOn w:val="CommentTextChar"/>
    <w:semiHidden/>
    <w:rPr>
      <w:b/>
      <w:bCs/>
      <w:lang w:val="en-GB"/>
    </w:rPr>
  </w:style>
  <w:style w:type="paragraph" w:styleId="af2">
    <w:name w:val="Body Text Indent"/>
    <w:basedOn w:val="a"/>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a"/>
    <w:qFormat/>
    <w:pPr>
      <w:widowControl/>
      <w:ind w:left="720"/>
    </w:pPr>
    <w:rPr>
      <w:rFonts w:ascii="Arial" w:eastAsia="Batang" w:hAnsi="Arial"/>
      <w:sz w:val="22"/>
      <w:szCs w:val="24"/>
      <w:lang w:val="en-US" w:eastAsia="ko-KR"/>
    </w:rPr>
  </w:style>
  <w:style w:type="character" w:styleId="af3">
    <w:name w:val="Placeholder Text"/>
    <w:basedOn w:val="a0"/>
    <w:uiPriority w:val="99"/>
    <w:semiHidden/>
    <w:rsid w:val="00872AEA"/>
    <w:rPr>
      <w:color w:val="666666"/>
    </w:rPr>
  </w:style>
  <w:style w:type="character" w:styleId="af4">
    <w:name w:val="line number"/>
    <w:basedOn w:val="a0"/>
    <w:uiPriority w:val="99"/>
    <w:semiHidden/>
    <w:unhideWhenUsed/>
    <w:rsid w:val="00134071"/>
  </w:style>
  <w:style w:type="paragraph" w:styleId="af5">
    <w:name w:val="Normal (Web)"/>
    <w:basedOn w:val="a"/>
    <w:uiPriority w:val="99"/>
    <w:semiHidden/>
    <w:unhideWhenUsed/>
    <w:rsid w:val="00F96777"/>
    <w:pPr>
      <w:widowControl/>
      <w:spacing w:before="100" w:beforeAutospacing="1" w:after="100" w:afterAutospacing="1"/>
    </w:pPr>
    <w:rPr>
      <w:rFonts w:ascii="宋体" w:hAnsi="宋体" w:cs="宋体"/>
      <w:sz w:val="24"/>
      <w:szCs w:val="24"/>
      <w:lang w:val="en-US" w:eastAsia="zh-CN"/>
    </w:rPr>
  </w:style>
  <w:style w:type="character" w:customStyle="1" w:styleId="math-inline">
    <w:name w:val="math-inline"/>
    <w:basedOn w:val="a0"/>
    <w:rsid w:val="00F96777"/>
  </w:style>
  <w:style w:type="paragraph" w:customStyle="1" w:styleId="af6">
    <w:name w:val="公式"/>
    <w:basedOn w:val="a"/>
    <w:link w:val="af7"/>
    <w:qFormat/>
    <w:rsid w:val="00FF49EA"/>
    <w:pPr>
      <w:tabs>
        <w:tab w:val="center" w:pos="3952"/>
        <w:tab w:val="right" w:pos="7800"/>
      </w:tabs>
      <w:textAlignment w:val="center"/>
    </w:pPr>
    <w:rPr>
      <w:rFonts w:ascii="Cambria Math" w:hAnsi="Cambria Math"/>
      <w:i/>
    </w:rPr>
  </w:style>
  <w:style w:type="character" w:customStyle="1" w:styleId="af7">
    <w:name w:val="公式 字符"/>
    <w:basedOn w:val="a0"/>
    <w:link w:val="af6"/>
    <w:rsid w:val="00FF49EA"/>
    <w:rPr>
      <w:rFonts w:ascii="Cambria Math" w:hAnsi="Cambria Math"/>
      <w:i/>
      <w:lang w:val="en-GB"/>
    </w:rPr>
  </w:style>
  <w:style w:type="paragraph" w:styleId="af8">
    <w:name w:val="endnote text"/>
    <w:basedOn w:val="a"/>
    <w:link w:val="af9"/>
    <w:uiPriority w:val="99"/>
    <w:semiHidden/>
    <w:unhideWhenUsed/>
    <w:rsid w:val="00E551F6"/>
    <w:pPr>
      <w:snapToGrid w:val="0"/>
    </w:pPr>
  </w:style>
  <w:style w:type="character" w:customStyle="1" w:styleId="af9">
    <w:name w:val="尾注文本 字符"/>
    <w:basedOn w:val="a0"/>
    <w:link w:val="af8"/>
    <w:uiPriority w:val="99"/>
    <w:semiHidden/>
    <w:rsid w:val="00E551F6"/>
    <w:rPr>
      <w:lang w:val="en-GB"/>
    </w:rPr>
  </w:style>
  <w:style w:type="paragraph" w:styleId="afa">
    <w:name w:val="Bibliography"/>
    <w:basedOn w:val="a"/>
    <w:next w:val="a"/>
    <w:uiPriority w:val="37"/>
    <w:unhideWhenUsed/>
    <w:rsid w:val="00A83F95"/>
    <w:pPr>
      <w:tabs>
        <w:tab w:val="left" w:pos="384"/>
      </w:tabs>
      <w:ind w:left="720" w:hanging="720"/>
    </w:pPr>
  </w:style>
  <w:style w:type="character" w:customStyle="1" w:styleId="a7">
    <w:name w:val="页脚 字符"/>
    <w:basedOn w:val="a0"/>
    <w:link w:val="a6"/>
    <w:uiPriority w:val="99"/>
    <w:rsid w:val="00670817"/>
    <w:rPr>
      <w:noProof/>
      <w:sz w:val="16"/>
    </w:rPr>
  </w:style>
  <w:style w:type="character" w:styleId="afb">
    <w:name w:val="Unresolved Mention"/>
    <w:basedOn w:val="a0"/>
    <w:uiPriority w:val="99"/>
    <w:semiHidden/>
    <w:unhideWhenUsed/>
    <w:rsid w:val="00872E63"/>
    <w:rPr>
      <w:color w:val="605E5C"/>
      <w:shd w:val="clear" w:color="auto" w:fill="E1DFDD"/>
    </w:rPr>
  </w:style>
  <w:style w:type="character" w:customStyle="1" w:styleId="apple-converted-space">
    <w:name w:val="apple-converted-space"/>
    <w:basedOn w:val="a0"/>
    <w:rsid w:val="009E1FA8"/>
  </w:style>
  <w:style w:type="character" w:customStyle="1" w:styleId="20">
    <w:name w:val="标题 2 字符"/>
    <w:basedOn w:val="a0"/>
    <w:link w:val="2"/>
    <w:uiPriority w:val="9"/>
    <w:semiHidden/>
    <w:rsid w:val="009E1FA8"/>
    <w:rPr>
      <w:rFonts w:asciiTheme="majorHAnsi" w:eastAsiaTheme="majorEastAsia" w:hAnsiTheme="majorHAnsi" w:cstheme="majorBidi"/>
      <w:b/>
      <w:bCs/>
      <w:sz w:val="32"/>
      <w:szCs w:val="32"/>
      <w:lang w:val="en-GB"/>
    </w:rPr>
  </w:style>
  <w:style w:type="paragraph" w:styleId="afc">
    <w:name w:val="Revision"/>
    <w:hidden/>
    <w:uiPriority w:val="99"/>
    <w:semiHidden/>
    <w:rsid w:val="000B59F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950">
      <w:bodyDiv w:val="1"/>
      <w:marLeft w:val="0"/>
      <w:marRight w:val="0"/>
      <w:marTop w:val="0"/>
      <w:marBottom w:val="0"/>
      <w:divBdr>
        <w:top w:val="none" w:sz="0" w:space="0" w:color="auto"/>
        <w:left w:val="none" w:sz="0" w:space="0" w:color="auto"/>
        <w:bottom w:val="none" w:sz="0" w:space="0" w:color="auto"/>
        <w:right w:val="none" w:sz="0" w:space="0" w:color="auto"/>
      </w:divBdr>
    </w:div>
    <w:div w:id="9338855">
      <w:bodyDiv w:val="1"/>
      <w:marLeft w:val="0"/>
      <w:marRight w:val="0"/>
      <w:marTop w:val="0"/>
      <w:marBottom w:val="0"/>
      <w:divBdr>
        <w:top w:val="none" w:sz="0" w:space="0" w:color="auto"/>
        <w:left w:val="none" w:sz="0" w:space="0" w:color="auto"/>
        <w:bottom w:val="none" w:sz="0" w:space="0" w:color="auto"/>
        <w:right w:val="none" w:sz="0" w:space="0" w:color="auto"/>
      </w:divBdr>
    </w:div>
    <w:div w:id="124390749">
      <w:bodyDiv w:val="1"/>
      <w:marLeft w:val="0"/>
      <w:marRight w:val="0"/>
      <w:marTop w:val="0"/>
      <w:marBottom w:val="0"/>
      <w:divBdr>
        <w:top w:val="none" w:sz="0" w:space="0" w:color="auto"/>
        <w:left w:val="none" w:sz="0" w:space="0" w:color="auto"/>
        <w:bottom w:val="none" w:sz="0" w:space="0" w:color="auto"/>
        <w:right w:val="none" w:sz="0" w:space="0" w:color="auto"/>
      </w:divBdr>
    </w:div>
    <w:div w:id="198662952">
      <w:bodyDiv w:val="1"/>
      <w:marLeft w:val="0"/>
      <w:marRight w:val="0"/>
      <w:marTop w:val="0"/>
      <w:marBottom w:val="0"/>
      <w:divBdr>
        <w:top w:val="none" w:sz="0" w:space="0" w:color="auto"/>
        <w:left w:val="none" w:sz="0" w:space="0" w:color="auto"/>
        <w:bottom w:val="none" w:sz="0" w:space="0" w:color="auto"/>
        <w:right w:val="none" w:sz="0" w:space="0" w:color="auto"/>
      </w:divBdr>
    </w:div>
    <w:div w:id="243807547">
      <w:bodyDiv w:val="1"/>
      <w:marLeft w:val="0"/>
      <w:marRight w:val="0"/>
      <w:marTop w:val="0"/>
      <w:marBottom w:val="0"/>
      <w:divBdr>
        <w:top w:val="none" w:sz="0" w:space="0" w:color="auto"/>
        <w:left w:val="none" w:sz="0" w:space="0" w:color="auto"/>
        <w:bottom w:val="none" w:sz="0" w:space="0" w:color="auto"/>
        <w:right w:val="none" w:sz="0" w:space="0" w:color="auto"/>
      </w:divBdr>
    </w:div>
    <w:div w:id="262037261">
      <w:bodyDiv w:val="1"/>
      <w:marLeft w:val="0"/>
      <w:marRight w:val="0"/>
      <w:marTop w:val="0"/>
      <w:marBottom w:val="0"/>
      <w:divBdr>
        <w:top w:val="none" w:sz="0" w:space="0" w:color="auto"/>
        <w:left w:val="none" w:sz="0" w:space="0" w:color="auto"/>
        <w:bottom w:val="none" w:sz="0" w:space="0" w:color="auto"/>
        <w:right w:val="none" w:sz="0" w:space="0" w:color="auto"/>
      </w:divBdr>
    </w:div>
    <w:div w:id="289211533">
      <w:bodyDiv w:val="1"/>
      <w:marLeft w:val="0"/>
      <w:marRight w:val="0"/>
      <w:marTop w:val="0"/>
      <w:marBottom w:val="0"/>
      <w:divBdr>
        <w:top w:val="none" w:sz="0" w:space="0" w:color="auto"/>
        <w:left w:val="none" w:sz="0" w:space="0" w:color="auto"/>
        <w:bottom w:val="none" w:sz="0" w:space="0" w:color="auto"/>
        <w:right w:val="none" w:sz="0" w:space="0" w:color="auto"/>
      </w:divBdr>
    </w:div>
    <w:div w:id="344138994">
      <w:bodyDiv w:val="1"/>
      <w:marLeft w:val="0"/>
      <w:marRight w:val="0"/>
      <w:marTop w:val="0"/>
      <w:marBottom w:val="0"/>
      <w:divBdr>
        <w:top w:val="none" w:sz="0" w:space="0" w:color="auto"/>
        <w:left w:val="none" w:sz="0" w:space="0" w:color="auto"/>
        <w:bottom w:val="none" w:sz="0" w:space="0" w:color="auto"/>
        <w:right w:val="none" w:sz="0" w:space="0" w:color="auto"/>
      </w:divBdr>
    </w:div>
    <w:div w:id="408893176">
      <w:bodyDiv w:val="1"/>
      <w:marLeft w:val="0"/>
      <w:marRight w:val="0"/>
      <w:marTop w:val="0"/>
      <w:marBottom w:val="0"/>
      <w:divBdr>
        <w:top w:val="none" w:sz="0" w:space="0" w:color="auto"/>
        <w:left w:val="none" w:sz="0" w:space="0" w:color="auto"/>
        <w:bottom w:val="none" w:sz="0" w:space="0" w:color="auto"/>
        <w:right w:val="none" w:sz="0" w:space="0" w:color="auto"/>
      </w:divBdr>
    </w:div>
    <w:div w:id="416632518">
      <w:bodyDiv w:val="1"/>
      <w:marLeft w:val="0"/>
      <w:marRight w:val="0"/>
      <w:marTop w:val="0"/>
      <w:marBottom w:val="0"/>
      <w:divBdr>
        <w:top w:val="none" w:sz="0" w:space="0" w:color="auto"/>
        <w:left w:val="none" w:sz="0" w:space="0" w:color="auto"/>
        <w:bottom w:val="none" w:sz="0" w:space="0" w:color="auto"/>
        <w:right w:val="none" w:sz="0" w:space="0" w:color="auto"/>
      </w:divBdr>
    </w:div>
    <w:div w:id="445126615">
      <w:bodyDiv w:val="1"/>
      <w:marLeft w:val="0"/>
      <w:marRight w:val="0"/>
      <w:marTop w:val="0"/>
      <w:marBottom w:val="0"/>
      <w:divBdr>
        <w:top w:val="none" w:sz="0" w:space="0" w:color="auto"/>
        <w:left w:val="none" w:sz="0" w:space="0" w:color="auto"/>
        <w:bottom w:val="none" w:sz="0" w:space="0" w:color="auto"/>
        <w:right w:val="none" w:sz="0" w:space="0" w:color="auto"/>
      </w:divBdr>
    </w:div>
    <w:div w:id="502281527">
      <w:bodyDiv w:val="1"/>
      <w:marLeft w:val="0"/>
      <w:marRight w:val="0"/>
      <w:marTop w:val="0"/>
      <w:marBottom w:val="0"/>
      <w:divBdr>
        <w:top w:val="none" w:sz="0" w:space="0" w:color="auto"/>
        <w:left w:val="none" w:sz="0" w:space="0" w:color="auto"/>
        <w:bottom w:val="none" w:sz="0" w:space="0" w:color="auto"/>
        <w:right w:val="none" w:sz="0" w:space="0" w:color="auto"/>
      </w:divBdr>
    </w:div>
    <w:div w:id="510023390">
      <w:bodyDiv w:val="1"/>
      <w:marLeft w:val="0"/>
      <w:marRight w:val="0"/>
      <w:marTop w:val="0"/>
      <w:marBottom w:val="0"/>
      <w:divBdr>
        <w:top w:val="none" w:sz="0" w:space="0" w:color="auto"/>
        <w:left w:val="none" w:sz="0" w:space="0" w:color="auto"/>
        <w:bottom w:val="none" w:sz="0" w:space="0" w:color="auto"/>
        <w:right w:val="none" w:sz="0" w:space="0" w:color="auto"/>
      </w:divBdr>
    </w:div>
    <w:div w:id="554198693">
      <w:bodyDiv w:val="1"/>
      <w:marLeft w:val="0"/>
      <w:marRight w:val="0"/>
      <w:marTop w:val="0"/>
      <w:marBottom w:val="0"/>
      <w:divBdr>
        <w:top w:val="none" w:sz="0" w:space="0" w:color="auto"/>
        <w:left w:val="none" w:sz="0" w:space="0" w:color="auto"/>
        <w:bottom w:val="none" w:sz="0" w:space="0" w:color="auto"/>
        <w:right w:val="none" w:sz="0" w:space="0" w:color="auto"/>
      </w:divBdr>
    </w:div>
    <w:div w:id="583344554">
      <w:bodyDiv w:val="1"/>
      <w:marLeft w:val="0"/>
      <w:marRight w:val="0"/>
      <w:marTop w:val="0"/>
      <w:marBottom w:val="0"/>
      <w:divBdr>
        <w:top w:val="none" w:sz="0" w:space="0" w:color="auto"/>
        <w:left w:val="none" w:sz="0" w:space="0" w:color="auto"/>
        <w:bottom w:val="none" w:sz="0" w:space="0" w:color="auto"/>
        <w:right w:val="none" w:sz="0" w:space="0" w:color="auto"/>
      </w:divBdr>
    </w:div>
    <w:div w:id="592319072">
      <w:bodyDiv w:val="1"/>
      <w:marLeft w:val="0"/>
      <w:marRight w:val="0"/>
      <w:marTop w:val="0"/>
      <w:marBottom w:val="0"/>
      <w:divBdr>
        <w:top w:val="none" w:sz="0" w:space="0" w:color="auto"/>
        <w:left w:val="none" w:sz="0" w:space="0" w:color="auto"/>
        <w:bottom w:val="none" w:sz="0" w:space="0" w:color="auto"/>
        <w:right w:val="none" w:sz="0" w:space="0" w:color="auto"/>
      </w:divBdr>
    </w:div>
    <w:div w:id="599224141">
      <w:bodyDiv w:val="1"/>
      <w:marLeft w:val="0"/>
      <w:marRight w:val="0"/>
      <w:marTop w:val="0"/>
      <w:marBottom w:val="0"/>
      <w:divBdr>
        <w:top w:val="none" w:sz="0" w:space="0" w:color="auto"/>
        <w:left w:val="none" w:sz="0" w:space="0" w:color="auto"/>
        <w:bottom w:val="none" w:sz="0" w:space="0" w:color="auto"/>
        <w:right w:val="none" w:sz="0" w:space="0" w:color="auto"/>
      </w:divBdr>
    </w:div>
    <w:div w:id="646397956">
      <w:bodyDiv w:val="1"/>
      <w:marLeft w:val="0"/>
      <w:marRight w:val="0"/>
      <w:marTop w:val="0"/>
      <w:marBottom w:val="0"/>
      <w:divBdr>
        <w:top w:val="none" w:sz="0" w:space="0" w:color="auto"/>
        <w:left w:val="none" w:sz="0" w:space="0" w:color="auto"/>
        <w:bottom w:val="none" w:sz="0" w:space="0" w:color="auto"/>
        <w:right w:val="none" w:sz="0" w:space="0" w:color="auto"/>
      </w:divBdr>
    </w:div>
    <w:div w:id="687289229">
      <w:bodyDiv w:val="1"/>
      <w:marLeft w:val="0"/>
      <w:marRight w:val="0"/>
      <w:marTop w:val="0"/>
      <w:marBottom w:val="0"/>
      <w:divBdr>
        <w:top w:val="none" w:sz="0" w:space="0" w:color="auto"/>
        <w:left w:val="none" w:sz="0" w:space="0" w:color="auto"/>
        <w:bottom w:val="none" w:sz="0" w:space="0" w:color="auto"/>
        <w:right w:val="none" w:sz="0" w:space="0" w:color="auto"/>
      </w:divBdr>
    </w:div>
    <w:div w:id="792216493">
      <w:bodyDiv w:val="1"/>
      <w:marLeft w:val="0"/>
      <w:marRight w:val="0"/>
      <w:marTop w:val="0"/>
      <w:marBottom w:val="0"/>
      <w:divBdr>
        <w:top w:val="none" w:sz="0" w:space="0" w:color="auto"/>
        <w:left w:val="none" w:sz="0" w:space="0" w:color="auto"/>
        <w:bottom w:val="none" w:sz="0" w:space="0" w:color="auto"/>
        <w:right w:val="none" w:sz="0" w:space="0" w:color="auto"/>
      </w:divBdr>
    </w:div>
    <w:div w:id="830826045">
      <w:bodyDiv w:val="1"/>
      <w:marLeft w:val="0"/>
      <w:marRight w:val="0"/>
      <w:marTop w:val="0"/>
      <w:marBottom w:val="0"/>
      <w:divBdr>
        <w:top w:val="none" w:sz="0" w:space="0" w:color="auto"/>
        <w:left w:val="none" w:sz="0" w:space="0" w:color="auto"/>
        <w:bottom w:val="none" w:sz="0" w:space="0" w:color="auto"/>
        <w:right w:val="none" w:sz="0" w:space="0" w:color="auto"/>
      </w:divBdr>
    </w:div>
    <w:div w:id="955873713">
      <w:bodyDiv w:val="1"/>
      <w:marLeft w:val="0"/>
      <w:marRight w:val="0"/>
      <w:marTop w:val="0"/>
      <w:marBottom w:val="0"/>
      <w:divBdr>
        <w:top w:val="none" w:sz="0" w:space="0" w:color="auto"/>
        <w:left w:val="none" w:sz="0" w:space="0" w:color="auto"/>
        <w:bottom w:val="none" w:sz="0" w:space="0" w:color="auto"/>
        <w:right w:val="none" w:sz="0" w:space="0" w:color="auto"/>
      </w:divBdr>
    </w:div>
    <w:div w:id="1096707096">
      <w:bodyDiv w:val="1"/>
      <w:marLeft w:val="0"/>
      <w:marRight w:val="0"/>
      <w:marTop w:val="0"/>
      <w:marBottom w:val="0"/>
      <w:divBdr>
        <w:top w:val="none" w:sz="0" w:space="0" w:color="auto"/>
        <w:left w:val="none" w:sz="0" w:space="0" w:color="auto"/>
        <w:bottom w:val="none" w:sz="0" w:space="0" w:color="auto"/>
        <w:right w:val="none" w:sz="0" w:space="0" w:color="auto"/>
      </w:divBdr>
    </w:div>
    <w:div w:id="1115757497">
      <w:bodyDiv w:val="1"/>
      <w:marLeft w:val="0"/>
      <w:marRight w:val="0"/>
      <w:marTop w:val="0"/>
      <w:marBottom w:val="0"/>
      <w:divBdr>
        <w:top w:val="none" w:sz="0" w:space="0" w:color="auto"/>
        <w:left w:val="none" w:sz="0" w:space="0" w:color="auto"/>
        <w:bottom w:val="none" w:sz="0" w:space="0" w:color="auto"/>
        <w:right w:val="none" w:sz="0" w:space="0" w:color="auto"/>
      </w:divBdr>
    </w:div>
    <w:div w:id="1122112416">
      <w:bodyDiv w:val="1"/>
      <w:marLeft w:val="0"/>
      <w:marRight w:val="0"/>
      <w:marTop w:val="0"/>
      <w:marBottom w:val="0"/>
      <w:divBdr>
        <w:top w:val="none" w:sz="0" w:space="0" w:color="auto"/>
        <w:left w:val="none" w:sz="0" w:space="0" w:color="auto"/>
        <w:bottom w:val="none" w:sz="0" w:space="0" w:color="auto"/>
        <w:right w:val="none" w:sz="0" w:space="0" w:color="auto"/>
      </w:divBdr>
    </w:div>
    <w:div w:id="1130511095">
      <w:bodyDiv w:val="1"/>
      <w:marLeft w:val="0"/>
      <w:marRight w:val="0"/>
      <w:marTop w:val="0"/>
      <w:marBottom w:val="0"/>
      <w:divBdr>
        <w:top w:val="none" w:sz="0" w:space="0" w:color="auto"/>
        <w:left w:val="none" w:sz="0" w:space="0" w:color="auto"/>
        <w:bottom w:val="none" w:sz="0" w:space="0" w:color="auto"/>
        <w:right w:val="none" w:sz="0" w:space="0" w:color="auto"/>
      </w:divBdr>
    </w:div>
    <w:div w:id="1462457128">
      <w:bodyDiv w:val="1"/>
      <w:marLeft w:val="0"/>
      <w:marRight w:val="0"/>
      <w:marTop w:val="0"/>
      <w:marBottom w:val="0"/>
      <w:divBdr>
        <w:top w:val="none" w:sz="0" w:space="0" w:color="auto"/>
        <w:left w:val="none" w:sz="0" w:space="0" w:color="auto"/>
        <w:bottom w:val="none" w:sz="0" w:space="0" w:color="auto"/>
        <w:right w:val="none" w:sz="0" w:space="0" w:color="auto"/>
      </w:divBdr>
    </w:div>
    <w:div w:id="1464425116">
      <w:bodyDiv w:val="1"/>
      <w:marLeft w:val="0"/>
      <w:marRight w:val="0"/>
      <w:marTop w:val="0"/>
      <w:marBottom w:val="0"/>
      <w:divBdr>
        <w:top w:val="none" w:sz="0" w:space="0" w:color="auto"/>
        <w:left w:val="none" w:sz="0" w:space="0" w:color="auto"/>
        <w:bottom w:val="none" w:sz="0" w:space="0" w:color="auto"/>
        <w:right w:val="none" w:sz="0" w:space="0" w:color="auto"/>
      </w:divBdr>
    </w:div>
    <w:div w:id="1475565711">
      <w:bodyDiv w:val="1"/>
      <w:marLeft w:val="0"/>
      <w:marRight w:val="0"/>
      <w:marTop w:val="0"/>
      <w:marBottom w:val="0"/>
      <w:divBdr>
        <w:top w:val="none" w:sz="0" w:space="0" w:color="auto"/>
        <w:left w:val="none" w:sz="0" w:space="0" w:color="auto"/>
        <w:bottom w:val="none" w:sz="0" w:space="0" w:color="auto"/>
        <w:right w:val="none" w:sz="0" w:space="0" w:color="auto"/>
      </w:divBdr>
    </w:div>
    <w:div w:id="1480460704">
      <w:bodyDiv w:val="1"/>
      <w:marLeft w:val="0"/>
      <w:marRight w:val="0"/>
      <w:marTop w:val="0"/>
      <w:marBottom w:val="0"/>
      <w:divBdr>
        <w:top w:val="none" w:sz="0" w:space="0" w:color="auto"/>
        <w:left w:val="none" w:sz="0" w:space="0" w:color="auto"/>
        <w:bottom w:val="none" w:sz="0" w:space="0" w:color="auto"/>
        <w:right w:val="none" w:sz="0" w:space="0" w:color="auto"/>
      </w:divBdr>
    </w:div>
    <w:div w:id="1600989037">
      <w:bodyDiv w:val="1"/>
      <w:marLeft w:val="0"/>
      <w:marRight w:val="0"/>
      <w:marTop w:val="0"/>
      <w:marBottom w:val="0"/>
      <w:divBdr>
        <w:top w:val="none" w:sz="0" w:space="0" w:color="auto"/>
        <w:left w:val="none" w:sz="0" w:space="0" w:color="auto"/>
        <w:bottom w:val="none" w:sz="0" w:space="0" w:color="auto"/>
        <w:right w:val="none" w:sz="0" w:space="0" w:color="auto"/>
      </w:divBdr>
    </w:div>
    <w:div w:id="1603999633">
      <w:bodyDiv w:val="1"/>
      <w:marLeft w:val="0"/>
      <w:marRight w:val="0"/>
      <w:marTop w:val="0"/>
      <w:marBottom w:val="0"/>
      <w:divBdr>
        <w:top w:val="none" w:sz="0" w:space="0" w:color="auto"/>
        <w:left w:val="none" w:sz="0" w:space="0" w:color="auto"/>
        <w:bottom w:val="none" w:sz="0" w:space="0" w:color="auto"/>
        <w:right w:val="none" w:sz="0" w:space="0" w:color="auto"/>
      </w:divBdr>
    </w:div>
    <w:div w:id="1621256373">
      <w:bodyDiv w:val="1"/>
      <w:marLeft w:val="0"/>
      <w:marRight w:val="0"/>
      <w:marTop w:val="0"/>
      <w:marBottom w:val="0"/>
      <w:divBdr>
        <w:top w:val="none" w:sz="0" w:space="0" w:color="auto"/>
        <w:left w:val="none" w:sz="0" w:space="0" w:color="auto"/>
        <w:bottom w:val="none" w:sz="0" w:space="0" w:color="auto"/>
        <w:right w:val="none" w:sz="0" w:space="0" w:color="auto"/>
      </w:divBdr>
    </w:div>
    <w:div w:id="1646663742">
      <w:bodyDiv w:val="1"/>
      <w:marLeft w:val="0"/>
      <w:marRight w:val="0"/>
      <w:marTop w:val="0"/>
      <w:marBottom w:val="0"/>
      <w:divBdr>
        <w:top w:val="none" w:sz="0" w:space="0" w:color="auto"/>
        <w:left w:val="none" w:sz="0" w:space="0" w:color="auto"/>
        <w:bottom w:val="none" w:sz="0" w:space="0" w:color="auto"/>
        <w:right w:val="none" w:sz="0" w:space="0" w:color="auto"/>
      </w:divBdr>
    </w:div>
    <w:div w:id="1692492968">
      <w:bodyDiv w:val="1"/>
      <w:marLeft w:val="0"/>
      <w:marRight w:val="0"/>
      <w:marTop w:val="0"/>
      <w:marBottom w:val="0"/>
      <w:divBdr>
        <w:top w:val="none" w:sz="0" w:space="0" w:color="auto"/>
        <w:left w:val="none" w:sz="0" w:space="0" w:color="auto"/>
        <w:bottom w:val="none" w:sz="0" w:space="0" w:color="auto"/>
        <w:right w:val="none" w:sz="0" w:space="0" w:color="auto"/>
      </w:divBdr>
    </w:div>
    <w:div w:id="1716464931">
      <w:bodyDiv w:val="1"/>
      <w:marLeft w:val="0"/>
      <w:marRight w:val="0"/>
      <w:marTop w:val="0"/>
      <w:marBottom w:val="0"/>
      <w:divBdr>
        <w:top w:val="none" w:sz="0" w:space="0" w:color="auto"/>
        <w:left w:val="none" w:sz="0" w:space="0" w:color="auto"/>
        <w:bottom w:val="none" w:sz="0" w:space="0" w:color="auto"/>
        <w:right w:val="none" w:sz="0" w:space="0" w:color="auto"/>
      </w:divBdr>
    </w:div>
    <w:div w:id="1732659116">
      <w:bodyDiv w:val="1"/>
      <w:marLeft w:val="0"/>
      <w:marRight w:val="0"/>
      <w:marTop w:val="0"/>
      <w:marBottom w:val="0"/>
      <w:divBdr>
        <w:top w:val="none" w:sz="0" w:space="0" w:color="auto"/>
        <w:left w:val="none" w:sz="0" w:space="0" w:color="auto"/>
        <w:bottom w:val="none" w:sz="0" w:space="0" w:color="auto"/>
        <w:right w:val="none" w:sz="0" w:space="0" w:color="auto"/>
      </w:divBdr>
    </w:div>
    <w:div w:id="1741949805">
      <w:bodyDiv w:val="1"/>
      <w:marLeft w:val="0"/>
      <w:marRight w:val="0"/>
      <w:marTop w:val="0"/>
      <w:marBottom w:val="0"/>
      <w:divBdr>
        <w:top w:val="none" w:sz="0" w:space="0" w:color="auto"/>
        <w:left w:val="none" w:sz="0" w:space="0" w:color="auto"/>
        <w:bottom w:val="none" w:sz="0" w:space="0" w:color="auto"/>
        <w:right w:val="none" w:sz="0" w:space="0" w:color="auto"/>
      </w:divBdr>
    </w:div>
    <w:div w:id="1753233542">
      <w:bodyDiv w:val="1"/>
      <w:marLeft w:val="0"/>
      <w:marRight w:val="0"/>
      <w:marTop w:val="0"/>
      <w:marBottom w:val="0"/>
      <w:divBdr>
        <w:top w:val="none" w:sz="0" w:space="0" w:color="auto"/>
        <w:left w:val="none" w:sz="0" w:space="0" w:color="auto"/>
        <w:bottom w:val="none" w:sz="0" w:space="0" w:color="auto"/>
        <w:right w:val="none" w:sz="0" w:space="0" w:color="auto"/>
      </w:divBdr>
    </w:div>
    <w:div w:id="1837962797">
      <w:bodyDiv w:val="1"/>
      <w:marLeft w:val="0"/>
      <w:marRight w:val="0"/>
      <w:marTop w:val="0"/>
      <w:marBottom w:val="0"/>
      <w:divBdr>
        <w:top w:val="none" w:sz="0" w:space="0" w:color="auto"/>
        <w:left w:val="none" w:sz="0" w:space="0" w:color="auto"/>
        <w:bottom w:val="none" w:sz="0" w:space="0" w:color="auto"/>
        <w:right w:val="none" w:sz="0" w:space="0" w:color="auto"/>
      </w:divBdr>
    </w:div>
    <w:div w:id="1902404680">
      <w:bodyDiv w:val="1"/>
      <w:marLeft w:val="0"/>
      <w:marRight w:val="0"/>
      <w:marTop w:val="0"/>
      <w:marBottom w:val="0"/>
      <w:divBdr>
        <w:top w:val="none" w:sz="0" w:space="0" w:color="auto"/>
        <w:left w:val="none" w:sz="0" w:space="0" w:color="auto"/>
        <w:bottom w:val="none" w:sz="0" w:space="0" w:color="auto"/>
        <w:right w:val="none" w:sz="0" w:space="0" w:color="auto"/>
      </w:divBdr>
    </w:div>
    <w:div w:id="1934775950">
      <w:bodyDiv w:val="1"/>
      <w:marLeft w:val="0"/>
      <w:marRight w:val="0"/>
      <w:marTop w:val="0"/>
      <w:marBottom w:val="0"/>
      <w:divBdr>
        <w:top w:val="none" w:sz="0" w:space="0" w:color="auto"/>
        <w:left w:val="none" w:sz="0" w:space="0" w:color="auto"/>
        <w:bottom w:val="none" w:sz="0" w:space="0" w:color="auto"/>
        <w:right w:val="none" w:sz="0" w:space="0" w:color="auto"/>
      </w:divBdr>
    </w:div>
    <w:div w:id="1987318063">
      <w:bodyDiv w:val="1"/>
      <w:marLeft w:val="0"/>
      <w:marRight w:val="0"/>
      <w:marTop w:val="0"/>
      <w:marBottom w:val="0"/>
      <w:divBdr>
        <w:top w:val="none" w:sz="0" w:space="0" w:color="auto"/>
        <w:left w:val="none" w:sz="0" w:space="0" w:color="auto"/>
        <w:bottom w:val="none" w:sz="0" w:space="0" w:color="auto"/>
        <w:right w:val="none" w:sz="0" w:space="0" w:color="auto"/>
      </w:divBdr>
    </w:div>
    <w:div w:id="2012557581">
      <w:bodyDiv w:val="1"/>
      <w:marLeft w:val="0"/>
      <w:marRight w:val="0"/>
      <w:marTop w:val="0"/>
      <w:marBottom w:val="0"/>
      <w:divBdr>
        <w:top w:val="none" w:sz="0" w:space="0" w:color="auto"/>
        <w:left w:val="none" w:sz="0" w:space="0" w:color="auto"/>
        <w:bottom w:val="none" w:sz="0" w:space="0" w:color="auto"/>
        <w:right w:val="none" w:sz="0" w:space="0" w:color="auto"/>
      </w:divBdr>
    </w:div>
    <w:div w:id="2026974050">
      <w:bodyDiv w:val="1"/>
      <w:marLeft w:val="0"/>
      <w:marRight w:val="0"/>
      <w:marTop w:val="0"/>
      <w:marBottom w:val="0"/>
      <w:divBdr>
        <w:top w:val="none" w:sz="0" w:space="0" w:color="auto"/>
        <w:left w:val="none" w:sz="0" w:space="0" w:color="auto"/>
        <w:bottom w:val="none" w:sz="0" w:space="0" w:color="auto"/>
        <w:right w:val="none" w:sz="0" w:space="0" w:color="auto"/>
      </w:divBdr>
    </w:div>
    <w:div w:id="2045671784">
      <w:bodyDiv w:val="1"/>
      <w:marLeft w:val="0"/>
      <w:marRight w:val="0"/>
      <w:marTop w:val="0"/>
      <w:marBottom w:val="0"/>
      <w:divBdr>
        <w:top w:val="none" w:sz="0" w:space="0" w:color="auto"/>
        <w:left w:val="none" w:sz="0" w:space="0" w:color="auto"/>
        <w:bottom w:val="none" w:sz="0" w:space="0" w:color="auto"/>
        <w:right w:val="none" w:sz="0" w:space="0" w:color="auto"/>
      </w:divBdr>
    </w:div>
    <w:div w:id="2088187643">
      <w:bodyDiv w:val="1"/>
      <w:marLeft w:val="0"/>
      <w:marRight w:val="0"/>
      <w:marTop w:val="0"/>
      <w:marBottom w:val="0"/>
      <w:divBdr>
        <w:top w:val="none" w:sz="0" w:space="0" w:color="auto"/>
        <w:left w:val="none" w:sz="0" w:space="0" w:color="auto"/>
        <w:bottom w:val="none" w:sz="0" w:space="0" w:color="auto"/>
        <w:right w:val="none" w:sz="0" w:space="0" w:color="auto"/>
      </w:divBdr>
    </w:div>
    <w:div w:id="2098550591">
      <w:bodyDiv w:val="1"/>
      <w:marLeft w:val="0"/>
      <w:marRight w:val="0"/>
      <w:marTop w:val="0"/>
      <w:marBottom w:val="0"/>
      <w:divBdr>
        <w:top w:val="none" w:sz="0" w:space="0" w:color="auto"/>
        <w:left w:val="none" w:sz="0" w:space="0" w:color="auto"/>
        <w:bottom w:val="none" w:sz="0" w:space="0" w:color="auto"/>
        <w:right w:val="none" w:sz="0" w:space="0" w:color="auto"/>
      </w:divBdr>
    </w:div>
    <w:div w:id="2125153634">
      <w:bodyDiv w:val="1"/>
      <w:marLeft w:val="0"/>
      <w:marRight w:val="0"/>
      <w:marTop w:val="0"/>
      <w:marBottom w:val="0"/>
      <w:divBdr>
        <w:top w:val="none" w:sz="0" w:space="0" w:color="auto"/>
        <w:left w:val="none" w:sz="0" w:space="0" w:color="auto"/>
        <w:bottom w:val="none" w:sz="0" w:space="0" w:color="auto"/>
        <w:right w:val="none" w:sz="0" w:space="0" w:color="auto"/>
      </w:divBdr>
    </w:div>
    <w:div w:id="213431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LiuLiShenShe/F2DMAS.git" TargetMode="External"/><Relationship Id="rId25" Type="http://schemas.microsoft.com/office/2011/relationships/people" Target="people.xml"/><Relationship Id="rId2" Type="http://schemas.openxmlformats.org/officeDocument/2006/relationships/customXml" Target="../customXml/item1.xml"/><Relationship Id="rId16" Type="http://schemas.openxmlformats.org/officeDocument/2006/relationships/image" Target="media/image8.emf"/><Relationship Id="rId20"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C653C-9A04-4290-86B3-6A23F55E8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Settings\yaog\My Documents\-- procedia\PROENG\Templates\newtemplate.dotx</Template>
  <TotalTime>54</TotalTime>
  <Pages>53</Pages>
  <Words>29876</Words>
  <Characters>170294</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199771</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4980737</vt:i4>
      </vt:variant>
      <vt:variant>
        <vt:i4>10</vt:i4>
      </vt:variant>
      <vt:variant>
        <vt:i4>0</vt:i4>
      </vt:variant>
      <vt:variant>
        <vt:i4>5</vt:i4>
      </vt:variant>
      <vt:variant>
        <vt:lpwstr>http://www.sciencedirect.com/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a88101</cp:lastModifiedBy>
  <cp:revision>46</cp:revision>
  <cp:lastPrinted>2026-06-09T03:57:00Z</cp:lastPrinted>
  <dcterms:created xsi:type="dcterms:W3CDTF">2026-06-09T01:50:00Z</dcterms:created>
  <dcterms:modified xsi:type="dcterms:W3CDTF">2026-06-09T06:03:00Z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id="oITZG6nB"/&gt;&lt;style id="http://www.zotero.org/styles/elsevier-harvard" hasBibliography="1" bibliographyStyleHasBeenSet="1"/&gt;&lt;prefs&gt;&lt;pref name="fieldType" value="Field"/&gt;&lt;/prefs&gt;&lt;/data&gt;</vt:lpwstr>
  </property>
</Properties>
</file>